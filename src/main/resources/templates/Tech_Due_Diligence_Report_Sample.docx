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spacing w:line="240" w:lineRule="auto"/>
        <w:ind w:firstLine="0"/>
        <w:rPr>
          <w:rFonts w:ascii="Open Sans Light" w:cs="Open Sans Light" w:eastAsia="Open Sans Light" w:hAnsi="Open Sans Light"/>
          <w:color w:val="434343"/>
          <w:sz w:val="72"/>
          <w:szCs w:val="72"/>
        </w:rPr>
      </w:pPr>
      <w:bookmarkStart w:colFirst="0" w:colLast="0" w:name="_m3ctpftlxqlb" w:id="0"/>
      <w:bookmarkEnd w:id="0"/>
      <w:r w:rsidDel="00000000" w:rsidR="00000000" w:rsidRPr="00000000">
        <w:rPr>
          <w:b w:val="1"/>
          <w:color w:val="434343"/>
          <w:sz w:val="72"/>
          <w:szCs w:val="72"/>
          <w:rtl w:val="0"/>
        </w:rPr>
        <w:t xml:space="preserve">&lt;Product&gt;</w:t>
        <w:br w:type="textWrapping"/>
      </w:r>
      <w:r w:rsidDel="00000000" w:rsidR="00000000" w:rsidRPr="00000000">
        <w:rPr>
          <w:rFonts w:ascii="Open Sans Light" w:cs="Open Sans Light" w:eastAsia="Open Sans Light" w:hAnsi="Open Sans Light"/>
          <w:color w:val="434343"/>
          <w:sz w:val="72"/>
          <w:szCs w:val="72"/>
          <w:rtl w:val="0"/>
        </w:rPr>
        <w:t xml:space="preserve">Technical Due Diligence Report</w:t>
      </w:r>
    </w:p>
    <w:p w:rsidR="00000000" w:rsidDel="00000000" w:rsidP="00000000" w:rsidRDefault="00000000" w:rsidRPr="00000000" w14:paraId="00000002">
      <w:pPr>
        <w:pageBreakBefore w:val="0"/>
        <w:rPr/>
      </w:pPr>
      <w:r w:rsidDel="00000000" w:rsidR="00000000" w:rsidRPr="00000000">
        <w:rPr>
          <w:rtl w:val="0"/>
        </w:rPr>
      </w:r>
    </w:p>
    <w:p w:rsidR="00000000" w:rsidDel="00000000" w:rsidP="00000000" w:rsidRDefault="00000000" w:rsidRPr="00000000" w14:paraId="00000003">
      <w:pPr>
        <w:pageBreakBefore w:val="0"/>
        <w:rPr>
          <w:rFonts w:ascii="Open Sans Light" w:cs="Open Sans Light" w:eastAsia="Open Sans Light" w:hAnsi="Open Sans Light"/>
          <w:sz w:val="28"/>
          <w:szCs w:val="28"/>
        </w:rPr>
      </w:pPr>
      <w:r w:rsidDel="00000000" w:rsidR="00000000" w:rsidRPr="00000000">
        <w:rPr>
          <w:rFonts w:ascii="Open Sans Light" w:cs="Open Sans Light" w:eastAsia="Open Sans Light" w:hAnsi="Open Sans Light"/>
          <w:sz w:val="28"/>
          <w:szCs w:val="28"/>
          <w:rtl w:val="0"/>
        </w:rPr>
        <w:t xml:space="preserve">March, 2021</w:t>
      </w:r>
      <w:r w:rsidDel="00000000" w:rsidR="00000000" w:rsidRPr="00000000">
        <w:rPr>
          <w:rtl w:val="0"/>
        </w:rPr>
      </w:r>
    </w:p>
    <w:p w:rsidR="00000000" w:rsidDel="00000000" w:rsidP="00000000" w:rsidRDefault="00000000" w:rsidRPr="00000000" w14:paraId="00000004">
      <w:pPr>
        <w:pageBreakBefore w:val="0"/>
        <w:ind w:firstLine="0"/>
        <w:rPr/>
      </w:pPr>
      <w:r w:rsidDel="00000000" w:rsidR="00000000" w:rsidRPr="00000000">
        <w:rPr>
          <w:rtl w:val="0"/>
        </w:rPr>
      </w:r>
    </w:p>
    <w:p w:rsidR="00000000" w:rsidDel="00000000" w:rsidP="00000000" w:rsidRDefault="00000000" w:rsidRPr="00000000" w14:paraId="00000005">
      <w:pPr>
        <w:pageBreakBefore w:val="0"/>
        <w:ind w:firstLine="0"/>
        <w:rPr/>
      </w:pPr>
      <w:r w:rsidDel="00000000" w:rsidR="00000000" w:rsidRPr="00000000">
        <w:rPr>
          <w:rtl w:val="0"/>
        </w:rPr>
      </w:r>
    </w:p>
    <w:p w:rsidR="00000000" w:rsidDel="00000000" w:rsidP="00000000" w:rsidRDefault="00000000" w:rsidRPr="00000000" w14:paraId="00000006">
      <w:pPr>
        <w:pageBreakBefore w:val="0"/>
        <w:ind w:firstLine="0"/>
        <w:rPr/>
      </w:pPr>
      <w:r w:rsidDel="00000000" w:rsidR="00000000" w:rsidRPr="00000000">
        <w:rPr>
          <w:rtl w:val="0"/>
        </w:rPr>
      </w:r>
    </w:p>
    <w:p w:rsidR="00000000" w:rsidDel="00000000" w:rsidP="00000000" w:rsidRDefault="00000000" w:rsidRPr="00000000" w14:paraId="00000007">
      <w:pPr>
        <w:pageBreakBefore w:val="0"/>
        <w:ind w:firstLine="0"/>
        <w:rPr>
          <w:b w:val="1"/>
          <w:sz w:val="24"/>
          <w:szCs w:val="24"/>
        </w:rPr>
      </w:pPr>
      <w:r w:rsidDel="00000000" w:rsidR="00000000" w:rsidRPr="00000000">
        <w:rPr>
          <w:rtl w:val="0"/>
        </w:rPr>
      </w:r>
    </w:p>
    <w:p w:rsidR="00000000" w:rsidDel="00000000" w:rsidP="00000000" w:rsidRDefault="00000000" w:rsidRPr="00000000" w14:paraId="00000008">
      <w:pPr>
        <w:pageBreakBefore w:val="0"/>
        <w:ind w:firstLine="0"/>
        <w:rPr>
          <w:b w:val="1"/>
          <w:sz w:val="24"/>
          <w:szCs w:val="24"/>
        </w:rPr>
      </w:pPr>
      <w:r w:rsidDel="00000000" w:rsidR="00000000" w:rsidRPr="00000000">
        <w:rPr>
          <w:rtl w:val="0"/>
        </w:rPr>
      </w:r>
    </w:p>
    <w:p w:rsidR="00000000" w:rsidDel="00000000" w:rsidP="00000000" w:rsidRDefault="00000000" w:rsidRPr="00000000" w14:paraId="00000009">
      <w:pPr>
        <w:pageBreakBefore w:val="0"/>
        <w:ind w:firstLine="0"/>
        <w:rPr>
          <w:b w:val="1"/>
          <w:sz w:val="24"/>
          <w:szCs w:val="24"/>
        </w:rPr>
      </w:pPr>
      <w:r w:rsidDel="00000000" w:rsidR="00000000" w:rsidRPr="00000000">
        <w:rPr>
          <w:rtl w:val="0"/>
        </w:rPr>
      </w:r>
    </w:p>
    <w:p w:rsidR="00000000" w:rsidDel="00000000" w:rsidP="00000000" w:rsidRDefault="00000000" w:rsidRPr="00000000" w14:paraId="0000000A">
      <w:pPr>
        <w:pageBreakBefore w:val="0"/>
        <w:ind w:firstLine="0"/>
        <w:rPr/>
      </w:pPr>
      <w:r w:rsidDel="00000000" w:rsidR="00000000" w:rsidRPr="00000000">
        <w:rPr>
          <w:b w:val="1"/>
          <w:color w:val="007bbf"/>
          <w:sz w:val="28"/>
          <w:szCs w:val="28"/>
          <w:rtl w:val="0"/>
        </w:rPr>
        <w:t xml:space="preserve">Team </w:t>
      </w:r>
      <w:r w:rsidDel="00000000" w:rsidR="00000000" w:rsidRPr="00000000">
        <w:rPr>
          <w:rtl w:val="0"/>
        </w:rPr>
      </w:r>
    </w:p>
    <w:p w:rsidR="00000000" w:rsidDel="00000000" w:rsidP="00000000" w:rsidRDefault="00000000" w:rsidRPr="00000000" w14:paraId="0000000B">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00C">
      <w:pPr>
        <w:pageBreakBefore w:val="0"/>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D">
          <w:pPr>
            <w:pageBreakBefore w:val="0"/>
            <w:tabs>
              <w:tab w:val="right" w:pos="10512"/>
            </w:tabs>
            <w:spacing w:before="80" w:line="240" w:lineRule="auto"/>
            <w:ind w:left="0" w:firstLine="0"/>
            <w:rPr>
              <w:rFonts w:ascii="Open Sans" w:cs="Open Sans" w:eastAsia="Open Sans" w:hAnsi="Open Sans"/>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1t3h5sf">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Executive Summary</w:t>
            </w:r>
          </w:hyperlink>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_1t3h5sf \h </w:instrText>
            <w:fldChar w:fldCharType="separate"/>
          </w:r>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E">
          <w:pPr>
            <w:pageBreakBefore w:val="0"/>
            <w:tabs>
              <w:tab w:val="right" w:pos="10512"/>
            </w:tabs>
            <w:spacing w:before="200" w:line="240" w:lineRule="auto"/>
            <w:ind w:left="0" w:firstLine="0"/>
            <w:rPr>
              <w:rFonts w:ascii="Open Sans" w:cs="Open Sans" w:eastAsia="Open Sans" w:hAnsi="Open Sans"/>
              <w:b w:val="1"/>
              <w:i w:val="0"/>
              <w:smallCaps w:val="0"/>
              <w:strike w:val="0"/>
              <w:color w:val="000000"/>
              <w:sz w:val="22"/>
              <w:szCs w:val="22"/>
              <w:u w:val="none"/>
              <w:shd w:fill="auto" w:val="clear"/>
              <w:vertAlign w:val="baseline"/>
            </w:rPr>
          </w:pPr>
          <w:hyperlink w:anchor="_gtm0kl4yehx3">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Roadmap and Improvement areas</w:t>
            </w:r>
          </w:hyperlink>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_gtm0kl4yehx3 \h </w:instrText>
            <w:fldChar w:fldCharType="separate"/>
          </w:r>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0F">
          <w:pPr>
            <w:pageBreakBefore w:val="0"/>
            <w:tabs>
              <w:tab w:val="right" w:pos="10512"/>
            </w:tabs>
            <w:spacing w:before="60" w:line="240" w:lineRule="auto"/>
            <w:ind w:left="360" w:firstLine="0"/>
            <w:rPr>
              <w:rFonts w:ascii="Open Sans" w:cs="Open Sans" w:eastAsia="Open Sans" w:hAnsi="Open Sans"/>
              <w:b w:val="0"/>
              <w:i w:val="0"/>
              <w:smallCaps w:val="0"/>
              <w:strike w:val="0"/>
              <w:color w:val="000000"/>
              <w:sz w:val="22"/>
              <w:szCs w:val="22"/>
              <w:u w:val="none"/>
              <w:shd w:fill="auto" w:val="clear"/>
              <w:vertAlign w:val="baseline"/>
            </w:rPr>
          </w:pPr>
          <w:hyperlink w:anchor="_lnxbz9">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Current Maturity and Gaps</w:t>
            </w:r>
          </w:hyperlink>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_lnxbz9 \h </w:instrText>
            <w:fldChar w:fldCharType="separate"/>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0">
          <w:pPr>
            <w:pageBreakBefore w:val="0"/>
            <w:tabs>
              <w:tab w:val="right" w:pos="10512"/>
            </w:tabs>
            <w:spacing w:before="60" w:line="240" w:lineRule="auto"/>
            <w:ind w:left="360" w:firstLine="0"/>
            <w:rPr>
              <w:rFonts w:ascii="Open Sans" w:cs="Open Sans" w:eastAsia="Open Sans" w:hAnsi="Open Sans"/>
              <w:b w:val="0"/>
              <w:i w:val="0"/>
              <w:smallCaps w:val="0"/>
              <w:strike w:val="0"/>
              <w:color w:val="000000"/>
              <w:sz w:val="22"/>
              <w:szCs w:val="22"/>
              <w:u w:val="none"/>
              <w:shd w:fill="auto" w:val="clear"/>
              <w:vertAlign w:val="baseline"/>
            </w:rPr>
          </w:pPr>
          <w:hyperlink w:anchor="_snw0xz8c0j4u">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Roadmap</w:t>
            </w:r>
          </w:hyperlink>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_snw0xz8c0j4u \h </w:instrText>
            <w:fldChar w:fldCharType="separate"/>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1">
          <w:pPr>
            <w:pageBreakBefore w:val="0"/>
            <w:tabs>
              <w:tab w:val="right" w:pos="10512"/>
            </w:tabs>
            <w:spacing w:before="60" w:line="240" w:lineRule="auto"/>
            <w:ind w:left="360" w:firstLine="0"/>
            <w:rPr>
              <w:rFonts w:ascii="Open Sans" w:cs="Open Sans" w:eastAsia="Open Sans" w:hAnsi="Open Sans"/>
              <w:b w:val="0"/>
              <w:i w:val="0"/>
              <w:smallCaps w:val="0"/>
              <w:strike w:val="0"/>
              <w:color w:val="000000"/>
              <w:sz w:val="22"/>
              <w:szCs w:val="22"/>
              <w:u w:val="none"/>
              <w:shd w:fill="auto" w:val="clear"/>
              <w:vertAlign w:val="baseline"/>
            </w:rPr>
          </w:pPr>
          <w:hyperlink w:anchor="_oy9tf6mlrbv9">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Recommendations</w:t>
            </w:r>
          </w:hyperlink>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_oy9tf6mlrbv9 \h </w:instrText>
            <w:fldChar w:fldCharType="separate"/>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2">
          <w:pPr>
            <w:pageBreakBefore w:val="0"/>
            <w:tabs>
              <w:tab w:val="right" w:pos="10512"/>
            </w:tabs>
            <w:spacing w:before="200" w:line="240" w:lineRule="auto"/>
            <w:ind w:left="0" w:firstLine="0"/>
            <w:rPr>
              <w:rFonts w:ascii="Open Sans" w:cs="Open Sans" w:eastAsia="Open Sans" w:hAnsi="Open Sans"/>
              <w:b w:val="1"/>
              <w:i w:val="0"/>
              <w:smallCaps w:val="0"/>
              <w:strike w:val="0"/>
              <w:color w:val="000000"/>
              <w:sz w:val="22"/>
              <w:szCs w:val="22"/>
              <w:u w:val="none"/>
              <w:shd w:fill="auto" w:val="clear"/>
              <w:vertAlign w:val="baseline"/>
            </w:rPr>
          </w:pPr>
          <w:hyperlink w:anchor="_m0axykw4m2p9">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Tech Stack and Tools</w:t>
            </w:r>
          </w:hyperlink>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_m0axykw4m2p9 \h </w:instrText>
            <w:fldChar w:fldCharType="separate"/>
          </w:r>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3">
          <w:pPr>
            <w:pageBreakBefore w:val="0"/>
            <w:tabs>
              <w:tab w:val="right" w:pos="10512"/>
            </w:tabs>
            <w:spacing w:before="200" w:line="240" w:lineRule="auto"/>
            <w:ind w:left="0" w:firstLine="0"/>
            <w:rPr>
              <w:rFonts w:ascii="Open Sans" w:cs="Open Sans" w:eastAsia="Open Sans" w:hAnsi="Open Sans"/>
              <w:b w:val="1"/>
              <w:i w:val="0"/>
              <w:smallCaps w:val="0"/>
              <w:strike w:val="0"/>
              <w:color w:val="000000"/>
              <w:sz w:val="22"/>
              <w:szCs w:val="22"/>
              <w:u w:val="none"/>
              <w:shd w:fill="auto" w:val="clear"/>
              <w:vertAlign w:val="baseline"/>
            </w:rPr>
          </w:pPr>
          <w:hyperlink w:anchor="_ufg0is192ssq">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Detailed Findings</w:t>
            </w:r>
          </w:hyperlink>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_ufg0is192ssq \h </w:instrText>
            <w:fldChar w:fldCharType="separate"/>
          </w:r>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14">
          <w:pPr>
            <w:pageBreakBefore w:val="0"/>
            <w:tabs>
              <w:tab w:val="right" w:pos="10512"/>
            </w:tabs>
            <w:spacing w:before="60" w:line="240" w:lineRule="auto"/>
            <w:ind w:left="360" w:firstLine="0"/>
            <w:rPr>
              <w:rFonts w:ascii="Open Sans" w:cs="Open Sans" w:eastAsia="Open Sans" w:hAnsi="Open Sans"/>
              <w:b w:val="0"/>
              <w:i w:val="0"/>
              <w:smallCaps w:val="0"/>
              <w:strike w:val="0"/>
              <w:color w:val="000000"/>
              <w:sz w:val="22"/>
              <w:szCs w:val="22"/>
              <w:u w:val="none"/>
              <w:shd w:fill="auto" w:val="clear"/>
              <w:vertAlign w:val="baseline"/>
            </w:rPr>
          </w:pPr>
          <w:hyperlink w:anchor="_1ksv4uv">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Architecture Quality</w:t>
            </w:r>
          </w:hyperlink>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_1ksv4uv \h </w:instrText>
            <w:fldChar w:fldCharType="separate"/>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15">
          <w:pPr>
            <w:pageBreakBefore w:val="0"/>
            <w:tabs>
              <w:tab w:val="right" w:pos="10512"/>
            </w:tabs>
            <w:spacing w:before="60" w:line="240" w:lineRule="auto"/>
            <w:ind w:left="720" w:firstLine="0"/>
            <w:rPr>
              <w:rFonts w:ascii="Open Sans" w:cs="Open Sans" w:eastAsia="Open Sans" w:hAnsi="Open Sans"/>
              <w:b w:val="0"/>
              <w:i w:val="0"/>
              <w:smallCaps w:val="0"/>
              <w:strike w:val="0"/>
              <w:color w:val="000000"/>
              <w:sz w:val="22"/>
              <w:szCs w:val="22"/>
              <w:u w:val="none"/>
              <w:shd w:fill="auto" w:val="clear"/>
              <w:vertAlign w:val="baseline"/>
            </w:rPr>
          </w:pPr>
          <w:hyperlink w:anchor="_2jxsxqh">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Strengths</w:t>
            </w:r>
          </w:hyperlink>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_2jxsxqh \h </w:instrText>
            <w:fldChar w:fldCharType="separate"/>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16">
          <w:pPr>
            <w:pageBreakBefore w:val="0"/>
            <w:tabs>
              <w:tab w:val="right" w:pos="10512"/>
            </w:tabs>
            <w:spacing w:before="60" w:line="240" w:lineRule="auto"/>
            <w:ind w:left="720" w:firstLine="0"/>
            <w:rPr>
              <w:rFonts w:ascii="Open Sans" w:cs="Open Sans" w:eastAsia="Open Sans" w:hAnsi="Open Sans"/>
              <w:b w:val="0"/>
              <w:i w:val="0"/>
              <w:smallCaps w:val="0"/>
              <w:strike w:val="0"/>
              <w:color w:val="000000"/>
              <w:sz w:val="22"/>
              <w:szCs w:val="22"/>
              <w:u w:val="none"/>
              <w:shd w:fill="auto" w:val="clear"/>
              <w:vertAlign w:val="baseline"/>
            </w:rPr>
          </w:pPr>
          <w:hyperlink w:anchor="_wrpla2gogit7">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Current and Recommended Target State</w:t>
            </w:r>
          </w:hyperlink>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_wrpla2gogit7 \h </w:instrText>
            <w:fldChar w:fldCharType="separate"/>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17">
          <w:pPr>
            <w:pageBreakBefore w:val="0"/>
            <w:tabs>
              <w:tab w:val="right" w:pos="10512"/>
            </w:tabs>
            <w:spacing w:before="60" w:line="240" w:lineRule="auto"/>
            <w:ind w:left="720" w:firstLine="0"/>
            <w:rPr>
              <w:rFonts w:ascii="Open Sans" w:cs="Open Sans" w:eastAsia="Open Sans" w:hAnsi="Open Sans"/>
              <w:b w:val="0"/>
              <w:i w:val="0"/>
              <w:smallCaps w:val="0"/>
              <w:strike w:val="0"/>
              <w:color w:val="000000"/>
              <w:sz w:val="22"/>
              <w:szCs w:val="22"/>
              <w:u w:val="none"/>
              <w:shd w:fill="auto" w:val="clear"/>
              <w:vertAlign w:val="baseline"/>
            </w:rPr>
          </w:pPr>
          <w:hyperlink w:anchor="_z337ya">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Recommendations</w:t>
            </w:r>
          </w:hyperlink>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_z337ya \h </w:instrText>
            <w:fldChar w:fldCharType="separate"/>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18">
          <w:pPr>
            <w:pageBreakBefore w:val="0"/>
            <w:tabs>
              <w:tab w:val="right" w:pos="10512"/>
            </w:tabs>
            <w:spacing w:before="60" w:line="240" w:lineRule="auto"/>
            <w:ind w:left="360" w:firstLine="0"/>
            <w:rPr>
              <w:rFonts w:ascii="Open Sans" w:cs="Open Sans" w:eastAsia="Open Sans" w:hAnsi="Open Sans"/>
              <w:b w:val="0"/>
              <w:i w:val="0"/>
              <w:smallCaps w:val="0"/>
              <w:strike w:val="0"/>
              <w:color w:val="000000"/>
              <w:sz w:val="22"/>
              <w:szCs w:val="22"/>
              <w:u w:val="none"/>
              <w:shd w:fill="auto" w:val="clear"/>
              <w:vertAlign w:val="baseline"/>
            </w:rPr>
          </w:pPr>
          <w:hyperlink w:anchor="_2bn6wsx">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Code Quality</w:t>
            </w:r>
          </w:hyperlink>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_2bn6wsx \h </w:instrText>
            <w:fldChar w:fldCharType="separate"/>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19">
          <w:pPr>
            <w:pageBreakBefore w:val="0"/>
            <w:tabs>
              <w:tab w:val="right" w:pos="10512"/>
            </w:tabs>
            <w:spacing w:before="60" w:line="240" w:lineRule="auto"/>
            <w:ind w:left="720" w:firstLine="0"/>
            <w:rPr>
              <w:rFonts w:ascii="Open Sans" w:cs="Open Sans" w:eastAsia="Open Sans" w:hAnsi="Open Sans"/>
              <w:b w:val="0"/>
              <w:i w:val="0"/>
              <w:smallCaps w:val="0"/>
              <w:strike w:val="0"/>
              <w:color w:val="000000"/>
              <w:sz w:val="22"/>
              <w:szCs w:val="22"/>
              <w:u w:val="none"/>
              <w:shd w:fill="auto" w:val="clear"/>
              <w:vertAlign w:val="baseline"/>
            </w:rPr>
          </w:pPr>
          <w:hyperlink w:anchor="_3as4poj">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Strengths</w:t>
            </w:r>
          </w:hyperlink>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_3as4poj \h </w:instrText>
            <w:fldChar w:fldCharType="separate"/>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1A">
          <w:pPr>
            <w:pageBreakBefore w:val="0"/>
            <w:tabs>
              <w:tab w:val="right" w:pos="10512"/>
            </w:tabs>
            <w:spacing w:before="60" w:line="240" w:lineRule="auto"/>
            <w:ind w:left="720" w:firstLine="0"/>
            <w:rPr>
              <w:rFonts w:ascii="Open Sans" w:cs="Open Sans" w:eastAsia="Open Sans" w:hAnsi="Open Sans"/>
              <w:b w:val="0"/>
              <w:i w:val="0"/>
              <w:smallCaps w:val="0"/>
              <w:strike w:val="0"/>
              <w:color w:val="000000"/>
              <w:sz w:val="22"/>
              <w:szCs w:val="22"/>
              <w:u w:val="none"/>
              <w:shd w:fill="auto" w:val="clear"/>
              <w:vertAlign w:val="baseline"/>
            </w:rPr>
          </w:pPr>
          <w:hyperlink w:anchor="_fypsy7km4z69">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Current and Recommended Target State</w:t>
            </w:r>
          </w:hyperlink>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_fypsy7km4z69 \h </w:instrText>
            <w:fldChar w:fldCharType="separate"/>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1B">
          <w:pPr>
            <w:pageBreakBefore w:val="0"/>
            <w:tabs>
              <w:tab w:val="right" w:pos="10512"/>
            </w:tabs>
            <w:spacing w:before="60" w:line="240" w:lineRule="auto"/>
            <w:ind w:left="720" w:firstLine="0"/>
            <w:rPr>
              <w:rFonts w:ascii="Open Sans" w:cs="Open Sans" w:eastAsia="Open Sans" w:hAnsi="Open Sans"/>
              <w:b w:val="0"/>
              <w:i w:val="0"/>
              <w:smallCaps w:val="0"/>
              <w:strike w:val="0"/>
              <w:color w:val="000000"/>
              <w:sz w:val="22"/>
              <w:szCs w:val="22"/>
              <w:u w:val="none"/>
              <w:shd w:fill="auto" w:val="clear"/>
              <w:vertAlign w:val="baseline"/>
            </w:rPr>
          </w:pPr>
          <w:hyperlink w:anchor="_1pxezwc">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Recommendations</w:t>
            </w:r>
          </w:hyperlink>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_1pxezwc \h </w:instrText>
            <w:fldChar w:fldCharType="separate"/>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1C">
          <w:pPr>
            <w:pageBreakBefore w:val="0"/>
            <w:tabs>
              <w:tab w:val="right" w:pos="10512"/>
            </w:tabs>
            <w:spacing w:before="60" w:line="240" w:lineRule="auto"/>
            <w:ind w:left="360" w:firstLine="0"/>
            <w:rPr>
              <w:rFonts w:ascii="Open Sans" w:cs="Open Sans" w:eastAsia="Open Sans" w:hAnsi="Open Sans"/>
              <w:b w:val="0"/>
              <w:i w:val="0"/>
              <w:smallCaps w:val="0"/>
              <w:strike w:val="0"/>
              <w:color w:val="000000"/>
              <w:sz w:val="22"/>
              <w:szCs w:val="22"/>
              <w:u w:val="none"/>
              <w:shd w:fill="auto" w:val="clear"/>
              <w:vertAlign w:val="baseline"/>
            </w:rPr>
          </w:pPr>
          <w:hyperlink w:anchor="_49x2ik5">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Quality Assurance</w:t>
            </w:r>
          </w:hyperlink>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_49x2ik5 \h </w:instrText>
            <w:fldChar w:fldCharType="separate"/>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1D">
          <w:pPr>
            <w:pageBreakBefore w:val="0"/>
            <w:tabs>
              <w:tab w:val="right" w:pos="10512"/>
            </w:tabs>
            <w:spacing w:before="60" w:line="240" w:lineRule="auto"/>
            <w:ind w:left="720" w:firstLine="0"/>
            <w:rPr>
              <w:rFonts w:ascii="Open Sans" w:cs="Open Sans" w:eastAsia="Open Sans" w:hAnsi="Open Sans"/>
              <w:b w:val="0"/>
              <w:i w:val="0"/>
              <w:smallCaps w:val="0"/>
              <w:strike w:val="0"/>
              <w:color w:val="000000"/>
              <w:sz w:val="22"/>
              <w:szCs w:val="22"/>
              <w:u w:val="none"/>
              <w:shd w:fill="auto" w:val="clear"/>
              <w:vertAlign w:val="baseline"/>
            </w:rPr>
          </w:pPr>
          <w:hyperlink w:anchor="_wzyjvnmqndcg">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Strengths</w:t>
            </w:r>
          </w:hyperlink>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_wzyjvnmqndcg \h </w:instrText>
            <w:fldChar w:fldCharType="separate"/>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1E">
          <w:pPr>
            <w:pageBreakBefore w:val="0"/>
            <w:tabs>
              <w:tab w:val="right" w:pos="10512"/>
            </w:tabs>
            <w:spacing w:before="60" w:line="240" w:lineRule="auto"/>
            <w:ind w:left="720" w:firstLine="0"/>
            <w:rPr>
              <w:rFonts w:ascii="Open Sans" w:cs="Open Sans" w:eastAsia="Open Sans" w:hAnsi="Open Sans"/>
              <w:b w:val="0"/>
              <w:i w:val="0"/>
              <w:smallCaps w:val="0"/>
              <w:strike w:val="0"/>
              <w:color w:val="000000"/>
              <w:sz w:val="22"/>
              <w:szCs w:val="22"/>
              <w:u w:val="none"/>
              <w:shd w:fill="auto" w:val="clear"/>
              <w:vertAlign w:val="baseline"/>
            </w:rPr>
          </w:pPr>
          <w:hyperlink w:anchor="_l0xbknq04ahc">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Current and Recommended Target State</w:t>
            </w:r>
          </w:hyperlink>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_l0xbknq04ahc \h </w:instrText>
            <w:fldChar w:fldCharType="separate"/>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1F">
          <w:pPr>
            <w:pageBreakBefore w:val="0"/>
            <w:tabs>
              <w:tab w:val="right" w:pos="10512"/>
            </w:tabs>
            <w:spacing w:before="60" w:line="240" w:lineRule="auto"/>
            <w:ind w:left="720" w:firstLine="0"/>
            <w:rPr>
              <w:rFonts w:ascii="Open Sans" w:cs="Open Sans" w:eastAsia="Open Sans" w:hAnsi="Open Sans"/>
              <w:b w:val="0"/>
              <w:i w:val="0"/>
              <w:smallCaps w:val="0"/>
              <w:strike w:val="0"/>
              <w:color w:val="000000"/>
              <w:sz w:val="22"/>
              <w:szCs w:val="22"/>
              <w:u w:val="none"/>
              <w:shd w:fill="auto" w:val="clear"/>
              <w:vertAlign w:val="baseline"/>
            </w:rPr>
          </w:pPr>
          <w:hyperlink w:anchor="_yfjygj81ybkd">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Recommendations</w:t>
            </w:r>
          </w:hyperlink>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_yfjygj81ybkd \h </w:instrText>
            <w:fldChar w:fldCharType="separate"/>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20">
          <w:pPr>
            <w:pageBreakBefore w:val="0"/>
            <w:tabs>
              <w:tab w:val="right" w:pos="10512"/>
            </w:tabs>
            <w:spacing w:before="60" w:line="240" w:lineRule="auto"/>
            <w:ind w:left="360" w:firstLine="0"/>
            <w:rPr>
              <w:rFonts w:ascii="Open Sans" w:cs="Open Sans" w:eastAsia="Open Sans" w:hAnsi="Open Sans"/>
              <w:b w:val="0"/>
              <w:i w:val="0"/>
              <w:smallCaps w:val="0"/>
              <w:strike w:val="0"/>
              <w:color w:val="000000"/>
              <w:sz w:val="22"/>
              <w:szCs w:val="22"/>
              <w:u w:val="none"/>
              <w:shd w:fill="auto" w:val="clear"/>
              <w:vertAlign w:val="baseline"/>
            </w:rPr>
          </w:pPr>
          <w:hyperlink w:anchor="_s1pe2o9bjpx4">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DevOps and Path to Production</w:t>
            </w:r>
          </w:hyperlink>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_s1pe2o9bjpx4 \h </w:instrText>
            <w:fldChar w:fldCharType="separate"/>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21">
          <w:pPr>
            <w:pageBreakBefore w:val="0"/>
            <w:tabs>
              <w:tab w:val="right" w:pos="10512"/>
            </w:tabs>
            <w:spacing w:before="60" w:line="240" w:lineRule="auto"/>
            <w:ind w:left="720" w:firstLine="0"/>
            <w:rPr>
              <w:rFonts w:ascii="Open Sans" w:cs="Open Sans" w:eastAsia="Open Sans" w:hAnsi="Open Sans"/>
              <w:b w:val="0"/>
              <w:i w:val="0"/>
              <w:smallCaps w:val="0"/>
              <w:strike w:val="0"/>
              <w:color w:val="000000"/>
              <w:sz w:val="22"/>
              <w:szCs w:val="22"/>
              <w:u w:val="none"/>
              <w:shd w:fill="auto" w:val="clear"/>
              <w:vertAlign w:val="baseline"/>
            </w:rPr>
          </w:pPr>
          <w:hyperlink w:anchor="_32hioqz">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Strengths</w:t>
            </w:r>
          </w:hyperlink>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_32hioqz \h </w:instrText>
            <w:fldChar w:fldCharType="separate"/>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22">
          <w:pPr>
            <w:pageBreakBefore w:val="0"/>
            <w:tabs>
              <w:tab w:val="right" w:pos="10512"/>
            </w:tabs>
            <w:spacing w:before="60" w:line="240" w:lineRule="auto"/>
            <w:ind w:left="720" w:firstLine="0"/>
            <w:rPr>
              <w:rFonts w:ascii="Open Sans" w:cs="Open Sans" w:eastAsia="Open Sans" w:hAnsi="Open Sans"/>
              <w:b w:val="0"/>
              <w:i w:val="0"/>
              <w:smallCaps w:val="0"/>
              <w:strike w:val="0"/>
              <w:color w:val="000000"/>
              <w:sz w:val="22"/>
              <w:szCs w:val="22"/>
              <w:u w:val="none"/>
              <w:shd w:fill="auto" w:val="clear"/>
              <w:vertAlign w:val="baseline"/>
            </w:rPr>
          </w:pPr>
          <w:hyperlink w:anchor="_jq0f1wua1anm">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Current and Recommended Target State</w:t>
            </w:r>
          </w:hyperlink>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_jq0f1wua1anm \h </w:instrText>
            <w:fldChar w:fldCharType="separate"/>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23">
          <w:pPr>
            <w:pageBreakBefore w:val="0"/>
            <w:tabs>
              <w:tab w:val="right" w:pos="10512"/>
            </w:tabs>
            <w:spacing w:before="60" w:line="240" w:lineRule="auto"/>
            <w:ind w:left="720" w:firstLine="0"/>
            <w:rPr>
              <w:rFonts w:ascii="Open Sans" w:cs="Open Sans" w:eastAsia="Open Sans" w:hAnsi="Open Sans"/>
              <w:b w:val="0"/>
              <w:i w:val="0"/>
              <w:smallCaps w:val="0"/>
              <w:strike w:val="0"/>
              <w:color w:val="000000"/>
              <w:sz w:val="22"/>
              <w:szCs w:val="22"/>
              <w:u w:val="none"/>
              <w:shd w:fill="auto" w:val="clear"/>
              <w:vertAlign w:val="baseline"/>
            </w:rPr>
          </w:pPr>
          <w:hyperlink w:anchor="_1hmsyys">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Recommendations</w:t>
            </w:r>
          </w:hyperlink>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_1hmsyys \h </w:instrText>
            <w:fldChar w:fldCharType="separate"/>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24">
          <w:pPr>
            <w:pageBreakBefore w:val="0"/>
            <w:tabs>
              <w:tab w:val="right" w:pos="10512"/>
            </w:tabs>
            <w:spacing w:before="60" w:line="240" w:lineRule="auto"/>
            <w:ind w:left="360" w:firstLine="0"/>
            <w:rPr>
              <w:rFonts w:ascii="Open Sans" w:cs="Open Sans" w:eastAsia="Open Sans" w:hAnsi="Open Sans"/>
              <w:b w:val="0"/>
              <w:i w:val="0"/>
              <w:smallCaps w:val="0"/>
              <w:strike w:val="0"/>
              <w:color w:val="000000"/>
              <w:sz w:val="22"/>
              <w:szCs w:val="22"/>
              <w:u w:val="none"/>
              <w:shd w:fill="auto" w:val="clear"/>
              <w:vertAlign w:val="baseline"/>
            </w:rPr>
          </w:pPr>
          <w:hyperlink w:anchor="_2grqrue">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Engineering Practices</w:t>
            </w:r>
          </w:hyperlink>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_2grqrue \h </w:instrText>
            <w:fldChar w:fldCharType="separate"/>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25">
          <w:pPr>
            <w:pageBreakBefore w:val="0"/>
            <w:tabs>
              <w:tab w:val="right" w:pos="10512"/>
            </w:tabs>
            <w:spacing w:before="60" w:line="240" w:lineRule="auto"/>
            <w:ind w:left="720" w:firstLine="0"/>
            <w:rPr>
              <w:rFonts w:ascii="Open Sans" w:cs="Open Sans" w:eastAsia="Open Sans" w:hAnsi="Open Sans"/>
              <w:b w:val="0"/>
              <w:i w:val="0"/>
              <w:smallCaps w:val="0"/>
              <w:strike w:val="0"/>
              <w:color w:val="000000"/>
              <w:sz w:val="22"/>
              <w:szCs w:val="22"/>
              <w:u w:val="none"/>
              <w:shd w:fill="auto" w:val="clear"/>
              <w:vertAlign w:val="baseline"/>
            </w:rPr>
          </w:pPr>
          <w:hyperlink w:anchor="_1v1yuxt">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Strengths</w:t>
            </w:r>
          </w:hyperlink>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_1v1yuxt \h </w:instrText>
            <w:fldChar w:fldCharType="separate"/>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26">
          <w:pPr>
            <w:pageBreakBefore w:val="0"/>
            <w:tabs>
              <w:tab w:val="right" w:pos="10512"/>
            </w:tabs>
            <w:spacing w:before="60" w:line="240" w:lineRule="auto"/>
            <w:ind w:left="720" w:firstLine="0"/>
            <w:rPr>
              <w:rFonts w:ascii="Open Sans" w:cs="Open Sans" w:eastAsia="Open Sans" w:hAnsi="Open Sans"/>
              <w:b w:val="0"/>
              <w:i w:val="0"/>
              <w:smallCaps w:val="0"/>
              <w:strike w:val="0"/>
              <w:color w:val="000000"/>
              <w:sz w:val="22"/>
              <w:szCs w:val="22"/>
              <w:u w:val="none"/>
              <w:shd w:fill="auto" w:val="clear"/>
              <w:vertAlign w:val="baseline"/>
            </w:rPr>
          </w:pPr>
          <w:hyperlink w:anchor="_1as916bjk4x">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Current and Recommended Target State</w:t>
            </w:r>
          </w:hyperlink>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_1as916bjk4x \h </w:instrText>
            <w:fldChar w:fldCharType="separate"/>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27">
          <w:pPr>
            <w:pageBreakBefore w:val="0"/>
            <w:tabs>
              <w:tab w:val="right" w:pos="10512"/>
            </w:tabs>
            <w:spacing w:before="60" w:line="240" w:lineRule="auto"/>
            <w:ind w:left="720" w:firstLine="0"/>
            <w:rPr>
              <w:rFonts w:ascii="Open Sans" w:cs="Open Sans" w:eastAsia="Open Sans" w:hAnsi="Open Sans"/>
              <w:b w:val="0"/>
              <w:i w:val="0"/>
              <w:smallCaps w:val="0"/>
              <w:strike w:val="0"/>
              <w:color w:val="000000"/>
              <w:sz w:val="22"/>
              <w:szCs w:val="22"/>
              <w:u w:val="none"/>
              <w:shd w:fill="auto" w:val="clear"/>
              <w:vertAlign w:val="baseline"/>
            </w:rPr>
          </w:pPr>
          <w:hyperlink w:anchor="_4f1mdlm">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Recommendations</w:t>
            </w:r>
          </w:hyperlink>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_4f1mdlm \h </w:instrText>
            <w:fldChar w:fldCharType="separate"/>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28">
          <w:pPr>
            <w:pageBreakBefore w:val="0"/>
            <w:tabs>
              <w:tab w:val="right" w:pos="10512"/>
            </w:tabs>
            <w:spacing w:before="60" w:line="240" w:lineRule="auto"/>
            <w:ind w:left="360" w:firstLine="0"/>
            <w:rPr>
              <w:rFonts w:ascii="Open Sans" w:cs="Open Sans" w:eastAsia="Open Sans" w:hAnsi="Open Sans"/>
              <w:b w:val="0"/>
              <w:i w:val="0"/>
              <w:smallCaps w:val="0"/>
              <w:strike w:val="0"/>
              <w:color w:val="000000"/>
              <w:sz w:val="22"/>
              <w:szCs w:val="22"/>
              <w:u w:val="none"/>
              <w:shd w:fill="auto" w:val="clear"/>
              <w:vertAlign w:val="baseline"/>
            </w:rPr>
          </w:pPr>
          <w:hyperlink w:anchor="_19c6y18">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Security</w:t>
            </w:r>
          </w:hyperlink>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_19c6y18 \h </w:instrText>
            <w:fldChar w:fldCharType="separate"/>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29">
          <w:pPr>
            <w:pageBreakBefore w:val="0"/>
            <w:tabs>
              <w:tab w:val="right" w:pos="10512"/>
            </w:tabs>
            <w:spacing w:before="60" w:line="240" w:lineRule="auto"/>
            <w:ind w:left="720" w:firstLine="0"/>
            <w:rPr>
              <w:rFonts w:ascii="Open Sans" w:cs="Open Sans" w:eastAsia="Open Sans" w:hAnsi="Open Sans"/>
              <w:b w:val="0"/>
              <w:i w:val="0"/>
              <w:smallCaps w:val="0"/>
              <w:strike w:val="0"/>
              <w:color w:val="000000"/>
              <w:sz w:val="22"/>
              <w:szCs w:val="22"/>
              <w:u w:val="none"/>
              <w:shd w:fill="auto" w:val="clear"/>
              <w:vertAlign w:val="baseline"/>
            </w:rPr>
          </w:pPr>
          <w:hyperlink w:anchor="_vt49yf9y59g9">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Strengths</w:t>
            </w:r>
          </w:hyperlink>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_vt49yf9y59g9 \h </w:instrText>
            <w:fldChar w:fldCharType="separate"/>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2A">
          <w:pPr>
            <w:pageBreakBefore w:val="0"/>
            <w:tabs>
              <w:tab w:val="right" w:pos="10512"/>
            </w:tabs>
            <w:spacing w:before="60" w:line="240" w:lineRule="auto"/>
            <w:ind w:left="720" w:firstLine="0"/>
            <w:rPr>
              <w:rFonts w:ascii="Open Sans" w:cs="Open Sans" w:eastAsia="Open Sans" w:hAnsi="Open Sans"/>
              <w:b w:val="0"/>
              <w:i w:val="0"/>
              <w:smallCaps w:val="0"/>
              <w:strike w:val="0"/>
              <w:color w:val="000000"/>
              <w:sz w:val="22"/>
              <w:szCs w:val="22"/>
              <w:u w:val="none"/>
              <w:shd w:fill="auto" w:val="clear"/>
              <w:vertAlign w:val="baseline"/>
            </w:rPr>
          </w:pPr>
          <w:hyperlink w:anchor="_ixweaqabryd5">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Current and Recommended Target State</w:t>
            </w:r>
          </w:hyperlink>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_ixweaqabryd5 \h </w:instrText>
            <w:fldChar w:fldCharType="separate"/>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2B">
          <w:pPr>
            <w:pageBreakBefore w:val="0"/>
            <w:tabs>
              <w:tab w:val="right" w:pos="10512"/>
            </w:tabs>
            <w:spacing w:before="60" w:line="240" w:lineRule="auto"/>
            <w:ind w:left="720" w:firstLine="0"/>
            <w:rPr>
              <w:rFonts w:ascii="Open Sans" w:cs="Open Sans" w:eastAsia="Open Sans" w:hAnsi="Open Sans"/>
              <w:b w:val="0"/>
              <w:i w:val="0"/>
              <w:smallCaps w:val="0"/>
              <w:strike w:val="0"/>
              <w:color w:val="000000"/>
              <w:sz w:val="22"/>
              <w:szCs w:val="22"/>
              <w:u w:val="none"/>
              <w:shd w:fill="auto" w:val="clear"/>
              <w:vertAlign w:val="baseline"/>
            </w:rPr>
          </w:pPr>
          <w:hyperlink w:anchor="_nmf14n">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Recommendations</w:t>
            </w:r>
          </w:hyperlink>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_nmf14n \h </w:instrText>
            <w:fldChar w:fldCharType="separate"/>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2C">
          <w:pPr>
            <w:pageBreakBefore w:val="0"/>
            <w:tabs>
              <w:tab w:val="right" w:pos="10512"/>
            </w:tabs>
            <w:spacing w:before="200" w:line="240" w:lineRule="auto"/>
            <w:ind w:left="0" w:firstLine="0"/>
            <w:rPr>
              <w:rFonts w:ascii="Open Sans" w:cs="Open Sans" w:eastAsia="Open Sans" w:hAnsi="Open Sans"/>
              <w:b w:val="0"/>
              <w:i w:val="0"/>
              <w:smallCaps w:val="0"/>
              <w:strike w:val="0"/>
              <w:color w:val="000000"/>
              <w:sz w:val="22"/>
              <w:szCs w:val="22"/>
              <w:u w:val="none"/>
              <w:shd w:fill="auto" w:val="clear"/>
              <w:vertAlign w:val="baseline"/>
            </w:rPr>
          </w:pPr>
          <w:hyperlink w:anchor="_vnzjng30p464">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Transition Approach</w:t>
            </w:r>
          </w:hyperlink>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_vnzjng30p464 \h </w:instrText>
            <w:fldChar w:fldCharType="separate"/>
          </w:r>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2D">
          <w:pPr>
            <w:pageBreakBefore w:val="0"/>
            <w:tabs>
              <w:tab w:val="right" w:pos="10512"/>
            </w:tabs>
            <w:spacing w:before="60" w:line="240" w:lineRule="auto"/>
            <w:ind w:left="360" w:firstLine="0"/>
            <w:rPr>
              <w:rFonts w:ascii="Open Sans" w:cs="Open Sans" w:eastAsia="Open Sans" w:hAnsi="Open Sans"/>
              <w:b w:val="0"/>
              <w:i w:val="0"/>
              <w:smallCaps w:val="0"/>
              <w:strike w:val="0"/>
              <w:color w:val="000000"/>
              <w:sz w:val="22"/>
              <w:szCs w:val="22"/>
              <w:u w:val="none"/>
              <w:shd w:fill="auto" w:val="clear"/>
              <w:vertAlign w:val="baseline"/>
            </w:rPr>
          </w:pPr>
          <w:hyperlink w:anchor="_dfhf0k2qutj">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UI Transition approach</w:t>
            </w:r>
          </w:hyperlink>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_dfhf0k2qutj \h </w:instrText>
            <w:fldChar w:fldCharType="separate"/>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2E">
          <w:pPr>
            <w:pageBreakBefore w:val="0"/>
            <w:tabs>
              <w:tab w:val="right" w:pos="10512"/>
            </w:tabs>
            <w:spacing w:before="60" w:line="240" w:lineRule="auto"/>
            <w:ind w:left="720" w:firstLine="0"/>
            <w:rPr>
              <w:rFonts w:ascii="Open Sans" w:cs="Open Sans" w:eastAsia="Open Sans" w:hAnsi="Open Sans"/>
              <w:b w:val="0"/>
              <w:i w:val="0"/>
              <w:smallCaps w:val="0"/>
              <w:strike w:val="0"/>
              <w:color w:val="000000"/>
              <w:sz w:val="22"/>
              <w:szCs w:val="22"/>
              <w:u w:val="none"/>
              <w:shd w:fill="auto" w:val="clear"/>
              <w:vertAlign w:val="baseline"/>
            </w:rPr>
          </w:pPr>
          <w:hyperlink w:anchor="_o7zgxuvp6uej">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Context</w:t>
            </w:r>
          </w:hyperlink>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_o7zgxuvp6uej \h </w:instrText>
            <w:fldChar w:fldCharType="separate"/>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2F">
          <w:pPr>
            <w:pageBreakBefore w:val="0"/>
            <w:tabs>
              <w:tab w:val="right" w:pos="10512"/>
            </w:tabs>
            <w:spacing w:before="60" w:line="240" w:lineRule="auto"/>
            <w:ind w:left="720" w:firstLine="0"/>
            <w:rPr>
              <w:rFonts w:ascii="Open Sans" w:cs="Open Sans" w:eastAsia="Open Sans" w:hAnsi="Open Sans"/>
              <w:b w:val="0"/>
              <w:i w:val="0"/>
              <w:smallCaps w:val="0"/>
              <w:strike w:val="0"/>
              <w:color w:val="000000"/>
              <w:sz w:val="22"/>
              <w:szCs w:val="22"/>
              <w:u w:val="none"/>
              <w:shd w:fill="auto" w:val="clear"/>
              <w:vertAlign w:val="baseline"/>
            </w:rPr>
          </w:pPr>
          <w:hyperlink w:anchor="_o7zgxuvp6uej">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Approach</w:t>
            </w:r>
          </w:hyperlink>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_o7zgxuvp6uej \h </w:instrText>
            <w:fldChar w:fldCharType="separate"/>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30">
          <w:pPr>
            <w:pageBreakBefore w:val="0"/>
            <w:tabs>
              <w:tab w:val="right" w:pos="10512"/>
            </w:tabs>
            <w:spacing w:before="60" w:line="240" w:lineRule="auto"/>
            <w:ind w:left="720" w:firstLine="0"/>
            <w:rPr>
              <w:rFonts w:ascii="Open Sans" w:cs="Open Sans" w:eastAsia="Open Sans" w:hAnsi="Open Sans"/>
              <w:b w:val="0"/>
              <w:i w:val="0"/>
              <w:smallCaps w:val="0"/>
              <w:strike w:val="0"/>
              <w:color w:val="000000"/>
              <w:sz w:val="22"/>
              <w:szCs w:val="22"/>
              <w:u w:val="none"/>
              <w:shd w:fill="auto" w:val="clear"/>
              <w:vertAlign w:val="baseline"/>
            </w:rPr>
          </w:pPr>
          <w:hyperlink w:anchor="_o7zgxuvp6uej">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Pitfalls</w:t>
            </w:r>
          </w:hyperlink>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_o7zgxuvp6uej \h </w:instrText>
            <w:fldChar w:fldCharType="separate"/>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31">
          <w:pPr>
            <w:pageBreakBefore w:val="0"/>
            <w:tabs>
              <w:tab w:val="right" w:pos="10512"/>
            </w:tabs>
            <w:spacing w:before="60" w:line="240" w:lineRule="auto"/>
            <w:ind w:left="720" w:firstLine="0"/>
            <w:rPr>
              <w:rFonts w:ascii="Open Sans" w:cs="Open Sans" w:eastAsia="Open Sans" w:hAnsi="Open Sans"/>
              <w:b w:val="0"/>
              <w:i w:val="0"/>
              <w:smallCaps w:val="0"/>
              <w:strike w:val="0"/>
              <w:color w:val="000000"/>
              <w:sz w:val="22"/>
              <w:szCs w:val="22"/>
              <w:u w:val="none"/>
              <w:shd w:fill="auto" w:val="clear"/>
              <w:vertAlign w:val="baseline"/>
            </w:rPr>
          </w:pPr>
          <w:hyperlink w:anchor="_9nfulhhr0bsn">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HighLevel Effort estimate for migrating to ReactJS</w:t>
            </w:r>
          </w:hyperlink>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_9nfulhhr0bsn \h </w:instrText>
            <w:fldChar w:fldCharType="separate"/>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32">
          <w:pPr>
            <w:pageBreakBefore w:val="0"/>
            <w:tabs>
              <w:tab w:val="right" w:pos="10512"/>
            </w:tabs>
            <w:spacing w:before="60" w:line="240" w:lineRule="auto"/>
            <w:ind w:left="360" w:firstLine="0"/>
            <w:rPr>
              <w:rFonts w:ascii="Open Sans" w:cs="Open Sans" w:eastAsia="Open Sans" w:hAnsi="Open Sans"/>
              <w:b w:val="0"/>
              <w:i w:val="0"/>
              <w:smallCaps w:val="0"/>
              <w:strike w:val="0"/>
              <w:color w:val="000000"/>
              <w:sz w:val="22"/>
              <w:szCs w:val="22"/>
              <w:u w:val="none"/>
              <w:shd w:fill="auto" w:val="clear"/>
              <w:vertAlign w:val="baseline"/>
            </w:rPr>
          </w:pPr>
          <w:hyperlink w:anchor="_b8rtv9r5h0nu">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SaaS migration</w:t>
            </w:r>
          </w:hyperlink>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_b8rtv9r5h0nu \h </w:instrText>
            <w:fldChar w:fldCharType="separate"/>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33">
          <w:pPr>
            <w:pageBreakBefore w:val="0"/>
            <w:tabs>
              <w:tab w:val="right" w:pos="10512"/>
            </w:tabs>
            <w:spacing w:before="60" w:line="240" w:lineRule="auto"/>
            <w:ind w:left="720" w:firstLine="0"/>
            <w:rPr>
              <w:rFonts w:ascii="Open Sans" w:cs="Open Sans" w:eastAsia="Open Sans" w:hAnsi="Open Sans"/>
              <w:b w:val="0"/>
              <w:i w:val="0"/>
              <w:smallCaps w:val="0"/>
              <w:strike w:val="0"/>
              <w:color w:val="000000"/>
              <w:sz w:val="22"/>
              <w:szCs w:val="22"/>
              <w:u w:val="none"/>
              <w:shd w:fill="auto" w:val="clear"/>
              <w:vertAlign w:val="baseline"/>
            </w:rPr>
          </w:pPr>
          <w:hyperlink w:anchor="_jzz5ur8pid8t">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Context</w:t>
            </w:r>
          </w:hyperlink>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_jzz5ur8pid8t \h </w:instrText>
            <w:fldChar w:fldCharType="separate"/>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34">
          <w:pPr>
            <w:pageBreakBefore w:val="0"/>
            <w:tabs>
              <w:tab w:val="right" w:pos="10512"/>
            </w:tabs>
            <w:spacing w:before="60" w:line="240" w:lineRule="auto"/>
            <w:ind w:left="720" w:firstLine="0"/>
            <w:rPr>
              <w:rFonts w:ascii="Open Sans" w:cs="Open Sans" w:eastAsia="Open Sans" w:hAnsi="Open Sans"/>
              <w:b w:val="0"/>
              <w:i w:val="0"/>
              <w:smallCaps w:val="0"/>
              <w:strike w:val="0"/>
              <w:color w:val="000000"/>
              <w:sz w:val="22"/>
              <w:szCs w:val="22"/>
              <w:u w:val="none"/>
              <w:shd w:fill="auto" w:val="clear"/>
              <w:vertAlign w:val="baseline"/>
            </w:rPr>
          </w:pPr>
          <w:hyperlink w:anchor="_jzz5ur8pid8t">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Approach</w:t>
            </w:r>
          </w:hyperlink>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_jzz5ur8pid8t \h </w:instrText>
            <w:fldChar w:fldCharType="separate"/>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35">
          <w:pPr>
            <w:pageBreakBefore w:val="0"/>
            <w:tabs>
              <w:tab w:val="right" w:pos="10512"/>
            </w:tabs>
            <w:spacing w:before="60" w:line="240" w:lineRule="auto"/>
            <w:ind w:left="720" w:firstLine="0"/>
            <w:rPr>
              <w:rFonts w:ascii="Open Sans" w:cs="Open Sans" w:eastAsia="Open Sans" w:hAnsi="Open Sans"/>
              <w:b w:val="0"/>
              <w:i w:val="0"/>
              <w:smallCaps w:val="0"/>
              <w:strike w:val="0"/>
              <w:color w:val="000000"/>
              <w:sz w:val="22"/>
              <w:szCs w:val="22"/>
              <w:u w:val="none"/>
              <w:shd w:fill="auto" w:val="clear"/>
              <w:vertAlign w:val="baseline"/>
            </w:rPr>
          </w:pPr>
          <w:hyperlink w:anchor="_jzz5ur8pid8t">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Pitfalls</w:t>
            </w:r>
          </w:hyperlink>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_jzz5ur8pid8t \h </w:instrText>
            <w:fldChar w:fldCharType="separate"/>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36">
          <w:pPr>
            <w:pageBreakBefore w:val="0"/>
            <w:tabs>
              <w:tab w:val="right" w:pos="10512"/>
            </w:tabs>
            <w:spacing w:before="60" w:line="240" w:lineRule="auto"/>
            <w:ind w:left="720" w:firstLine="0"/>
            <w:rPr>
              <w:rFonts w:ascii="Open Sans" w:cs="Open Sans" w:eastAsia="Open Sans" w:hAnsi="Open Sans"/>
              <w:b w:val="0"/>
              <w:i w:val="0"/>
              <w:smallCaps w:val="0"/>
              <w:strike w:val="0"/>
              <w:color w:val="000000"/>
              <w:sz w:val="22"/>
              <w:szCs w:val="22"/>
              <w:u w:val="none"/>
              <w:shd w:fill="auto" w:val="clear"/>
              <w:vertAlign w:val="baseline"/>
            </w:rPr>
          </w:pPr>
          <w:hyperlink w:anchor="_hk6tggu7zzi9">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High level effort estimate for building above capabilities</w:t>
            </w:r>
          </w:hyperlink>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_hk6tggu7zzi9 \h </w:instrText>
            <w:fldChar w:fldCharType="separate"/>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37">
          <w:pPr>
            <w:pageBreakBefore w:val="0"/>
            <w:tabs>
              <w:tab w:val="right" w:pos="10512"/>
            </w:tabs>
            <w:spacing w:before="200" w:line="240" w:lineRule="auto"/>
            <w:ind w:left="0" w:firstLine="0"/>
            <w:rPr>
              <w:rFonts w:ascii="Open Sans" w:cs="Open Sans" w:eastAsia="Open Sans" w:hAnsi="Open Sans"/>
              <w:b w:val="1"/>
              <w:i w:val="0"/>
              <w:smallCaps w:val="0"/>
              <w:strike w:val="0"/>
              <w:color w:val="000000"/>
              <w:sz w:val="22"/>
              <w:szCs w:val="22"/>
              <w:u w:val="none"/>
              <w:shd w:fill="auto" w:val="clear"/>
              <w:vertAlign w:val="baseline"/>
            </w:rPr>
          </w:pPr>
          <w:hyperlink w:anchor="_lka7kzrzicb5">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Initial assessment - </w:t>
            </w:r>
          </w:hyperlink>
          <w:hyperlink w:anchor="_lka7kzrzicb5">
            <w:r w:rsidDel="00000000" w:rsidR="00000000" w:rsidRPr="00000000">
              <w:rPr>
                <w:b w:val="1"/>
                <w:rtl w:val="0"/>
              </w:rPr>
              <w:t xml:space="preserve">Product1</w:t>
            </w:r>
          </w:hyperlink>
          <w:hyperlink w:anchor="_lka7kzrzicb5">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 &amp; </w:t>
            </w:r>
          </w:hyperlink>
          <w:hyperlink w:anchor="_lka7kzrzicb5">
            <w:r w:rsidDel="00000000" w:rsidR="00000000" w:rsidRPr="00000000">
              <w:rPr>
                <w:b w:val="1"/>
                <w:rtl w:val="0"/>
              </w:rPr>
              <w:t xml:space="preserve">&lt;target product&gt;</w:t>
            </w:r>
          </w:hyperlink>
          <w:hyperlink w:anchor="_lka7kzrzicb5">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 features*</w:t>
            </w:r>
          </w:hyperlink>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_lka7kzrzicb5 \h </w:instrText>
            <w:fldChar w:fldCharType="separate"/>
          </w:r>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38">
          <w:pPr>
            <w:pageBreakBefore w:val="0"/>
            <w:tabs>
              <w:tab w:val="right" w:pos="10512"/>
            </w:tabs>
            <w:spacing w:before="60" w:line="240" w:lineRule="auto"/>
            <w:ind w:left="360" w:firstLine="0"/>
            <w:rPr>
              <w:rFonts w:ascii="Open Sans" w:cs="Open Sans" w:eastAsia="Open Sans" w:hAnsi="Open Sans"/>
              <w:b w:val="0"/>
              <w:i w:val="0"/>
              <w:smallCaps w:val="0"/>
              <w:strike w:val="0"/>
              <w:color w:val="000000"/>
              <w:sz w:val="22"/>
              <w:szCs w:val="22"/>
              <w:u w:val="none"/>
              <w:shd w:fill="auto" w:val="clear"/>
              <w:vertAlign w:val="baseline"/>
            </w:rPr>
          </w:pPr>
          <w:hyperlink w:anchor="_vjohkaisvr09">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Feature parity between </w:t>
            </w:r>
          </w:hyperlink>
          <w:hyperlink w:anchor="_vjohkaisvr09">
            <w:r w:rsidDel="00000000" w:rsidR="00000000" w:rsidRPr="00000000">
              <w:rPr>
                <w:rtl w:val="0"/>
              </w:rPr>
              <w:t xml:space="preserve">Product1</w:t>
            </w:r>
          </w:hyperlink>
          <w:hyperlink w:anchor="_vjohkaisvr09">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 and </w:t>
            </w:r>
          </w:hyperlink>
          <w:hyperlink w:anchor="_vjohkaisvr09">
            <w:r w:rsidDel="00000000" w:rsidR="00000000" w:rsidRPr="00000000">
              <w:rPr>
                <w:rtl w:val="0"/>
              </w:rPr>
              <w:t xml:space="preserve">&lt;target product&gt;</w:t>
            </w:r>
          </w:hyperlink>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_vjohkaisvr09 \h </w:instrText>
            <w:fldChar w:fldCharType="separate"/>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39">
          <w:pPr>
            <w:pageBreakBefore w:val="0"/>
            <w:tabs>
              <w:tab w:val="right" w:pos="10512"/>
            </w:tabs>
            <w:spacing w:before="60" w:line="240" w:lineRule="auto"/>
            <w:ind w:left="360" w:firstLine="0"/>
            <w:rPr>
              <w:rFonts w:ascii="Open Sans" w:cs="Open Sans" w:eastAsia="Open Sans" w:hAnsi="Open Sans"/>
              <w:b w:val="0"/>
              <w:i w:val="0"/>
              <w:smallCaps w:val="0"/>
              <w:strike w:val="0"/>
              <w:color w:val="000000"/>
              <w:sz w:val="22"/>
              <w:szCs w:val="22"/>
              <w:u w:val="none"/>
              <w:shd w:fill="auto" w:val="clear"/>
              <w:vertAlign w:val="baseline"/>
            </w:rPr>
          </w:pPr>
          <w:hyperlink w:anchor="_cg5r7p8maw91">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Features unique to </w:t>
            </w:r>
          </w:hyperlink>
          <w:hyperlink w:anchor="_cg5r7p8maw91">
            <w:r w:rsidDel="00000000" w:rsidR="00000000" w:rsidRPr="00000000">
              <w:rPr>
                <w:rtl w:val="0"/>
              </w:rPr>
              <w:t xml:space="preserve">Product1</w:t>
            </w:r>
          </w:hyperlink>
          <w:hyperlink w:anchor="_cg5r7p8maw91">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 that </w:t>
            </w:r>
          </w:hyperlink>
          <w:hyperlink w:anchor="_cg5r7p8maw91">
            <w:r w:rsidDel="00000000" w:rsidR="00000000" w:rsidRPr="00000000">
              <w:rPr>
                <w:rtl w:val="0"/>
              </w:rPr>
              <w:t xml:space="preserve">&lt;target product&gt;</w:t>
            </w:r>
          </w:hyperlink>
          <w:hyperlink w:anchor="_cg5r7p8maw91">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 can benefit from</w:t>
            </w:r>
          </w:hyperlink>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_cg5r7p8maw91 \h </w:instrText>
            <w:fldChar w:fldCharType="separate"/>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3A">
          <w:pPr>
            <w:pageBreakBefore w:val="0"/>
            <w:tabs>
              <w:tab w:val="right" w:pos="10512"/>
            </w:tabs>
            <w:spacing w:before="60" w:line="240" w:lineRule="auto"/>
            <w:ind w:left="360" w:firstLine="0"/>
            <w:rPr>
              <w:rFonts w:ascii="Open Sans" w:cs="Open Sans" w:eastAsia="Open Sans" w:hAnsi="Open Sans"/>
              <w:b w:val="0"/>
              <w:i w:val="0"/>
              <w:smallCaps w:val="0"/>
              <w:strike w:val="0"/>
              <w:color w:val="000000"/>
              <w:sz w:val="22"/>
              <w:szCs w:val="22"/>
              <w:u w:val="none"/>
              <w:shd w:fill="auto" w:val="clear"/>
              <w:vertAlign w:val="baseline"/>
            </w:rPr>
          </w:pPr>
          <w:hyperlink w:anchor="_3f9fxtimrxrq">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Ballpark estimate to integrate </w:t>
            </w:r>
          </w:hyperlink>
          <w:hyperlink w:anchor="_3f9fxtimrxrq">
            <w:r w:rsidDel="00000000" w:rsidR="00000000" w:rsidRPr="00000000">
              <w:rPr>
                <w:rtl w:val="0"/>
              </w:rPr>
              <w:t xml:space="preserve">Product1</w:t>
            </w:r>
          </w:hyperlink>
          <w:hyperlink w:anchor="_3f9fxtimrxrq">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 unique features</w:t>
            </w:r>
          </w:hyperlink>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_3f9fxtimrxrq \h </w:instrText>
            <w:fldChar w:fldCharType="separate"/>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3B">
          <w:pPr>
            <w:pageBreakBefore w:val="0"/>
            <w:tabs>
              <w:tab w:val="right" w:pos="10512"/>
            </w:tabs>
            <w:spacing w:before="200" w:line="240" w:lineRule="auto"/>
            <w:ind w:left="0" w:firstLine="0"/>
            <w:rPr>
              <w:rFonts w:ascii="Open Sans" w:cs="Open Sans" w:eastAsia="Open Sans" w:hAnsi="Open Sans"/>
              <w:b w:val="1"/>
              <w:i w:val="0"/>
              <w:smallCaps w:val="0"/>
              <w:strike w:val="0"/>
              <w:color w:val="000000"/>
              <w:sz w:val="22"/>
              <w:szCs w:val="22"/>
              <w:u w:val="none"/>
              <w:shd w:fill="auto" w:val="clear"/>
              <w:vertAlign w:val="baseline"/>
            </w:rPr>
          </w:pPr>
          <w:hyperlink w:anchor="_dbhw7yintgks">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Appendix - Maturity Score Definitions</w:t>
            </w:r>
          </w:hyperlink>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_dbhw7yintgks \h </w:instrText>
            <w:fldChar w:fldCharType="separate"/>
          </w:r>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3C">
          <w:pPr>
            <w:pageBreakBefore w:val="0"/>
            <w:tabs>
              <w:tab w:val="right" w:pos="10512"/>
            </w:tabs>
            <w:spacing w:before="60" w:line="240" w:lineRule="auto"/>
            <w:ind w:left="720" w:firstLine="0"/>
            <w:rPr>
              <w:rFonts w:ascii="Open Sans" w:cs="Open Sans" w:eastAsia="Open Sans" w:hAnsi="Open Sans"/>
              <w:b w:val="0"/>
              <w:i w:val="0"/>
              <w:smallCaps w:val="0"/>
              <w:strike w:val="0"/>
              <w:color w:val="000000"/>
              <w:sz w:val="22"/>
              <w:szCs w:val="22"/>
              <w:u w:val="none"/>
              <w:shd w:fill="auto" w:val="clear"/>
              <w:vertAlign w:val="baseline"/>
            </w:rPr>
          </w:pPr>
          <w:hyperlink w:anchor="_46r0co2">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Architecture</w:t>
            </w:r>
          </w:hyperlink>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_46r0co2 \h </w:instrText>
            <w:fldChar w:fldCharType="separate"/>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3D">
          <w:pPr>
            <w:pageBreakBefore w:val="0"/>
            <w:tabs>
              <w:tab w:val="right" w:pos="10512"/>
            </w:tabs>
            <w:spacing w:before="60" w:line="240" w:lineRule="auto"/>
            <w:ind w:left="720" w:firstLine="0"/>
            <w:rPr>
              <w:rFonts w:ascii="Open Sans" w:cs="Open Sans" w:eastAsia="Open Sans" w:hAnsi="Open Sans"/>
              <w:b w:val="0"/>
              <w:i w:val="0"/>
              <w:smallCaps w:val="0"/>
              <w:strike w:val="0"/>
              <w:color w:val="000000"/>
              <w:sz w:val="22"/>
              <w:szCs w:val="22"/>
              <w:u w:val="none"/>
              <w:shd w:fill="auto" w:val="clear"/>
              <w:vertAlign w:val="baseline"/>
            </w:rPr>
          </w:pPr>
          <w:hyperlink w:anchor="_2lwamvv">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Code Quality</w:t>
            </w:r>
          </w:hyperlink>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_2lwamvv \h </w:instrText>
            <w:fldChar w:fldCharType="separate"/>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3E">
          <w:pPr>
            <w:pageBreakBefore w:val="0"/>
            <w:tabs>
              <w:tab w:val="right" w:pos="10512"/>
            </w:tabs>
            <w:spacing w:before="60" w:line="240" w:lineRule="auto"/>
            <w:ind w:left="720" w:firstLine="0"/>
            <w:rPr>
              <w:rFonts w:ascii="Open Sans" w:cs="Open Sans" w:eastAsia="Open Sans" w:hAnsi="Open Sans"/>
              <w:b w:val="0"/>
              <w:i w:val="0"/>
              <w:smallCaps w:val="0"/>
              <w:strike w:val="0"/>
              <w:color w:val="000000"/>
              <w:sz w:val="22"/>
              <w:szCs w:val="22"/>
              <w:u w:val="none"/>
              <w:shd w:fill="auto" w:val="clear"/>
              <w:vertAlign w:val="baseline"/>
            </w:rPr>
          </w:pPr>
          <w:hyperlink w:anchor="_111kx3o">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DevOps</w:t>
            </w:r>
          </w:hyperlink>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_111kx3o \h </w:instrText>
            <w:fldChar w:fldCharType="separate"/>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3F">
          <w:pPr>
            <w:pageBreakBefore w:val="0"/>
            <w:tabs>
              <w:tab w:val="right" w:pos="10512"/>
            </w:tabs>
            <w:spacing w:before="60" w:line="240" w:lineRule="auto"/>
            <w:ind w:left="720" w:firstLine="0"/>
            <w:rPr>
              <w:rFonts w:ascii="Open Sans" w:cs="Open Sans" w:eastAsia="Open Sans" w:hAnsi="Open Sans"/>
              <w:b w:val="0"/>
              <w:i w:val="0"/>
              <w:smallCaps w:val="0"/>
              <w:strike w:val="0"/>
              <w:color w:val="000000"/>
              <w:sz w:val="22"/>
              <w:szCs w:val="22"/>
              <w:u w:val="none"/>
              <w:shd w:fill="auto" w:val="clear"/>
              <w:vertAlign w:val="baseline"/>
            </w:rPr>
          </w:pPr>
          <w:hyperlink w:anchor="_3l18frh">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Engineering Practices</w:t>
            </w:r>
          </w:hyperlink>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_3l18frh \h </w:instrText>
            <w:fldChar w:fldCharType="separate"/>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40">
          <w:pPr>
            <w:pageBreakBefore w:val="0"/>
            <w:tabs>
              <w:tab w:val="right" w:pos="10512"/>
            </w:tabs>
            <w:spacing w:before="60" w:line="240" w:lineRule="auto"/>
            <w:ind w:left="720" w:firstLine="0"/>
            <w:rPr>
              <w:rFonts w:ascii="Open Sans" w:cs="Open Sans" w:eastAsia="Open Sans" w:hAnsi="Open Sans"/>
              <w:b w:val="0"/>
              <w:i w:val="0"/>
              <w:smallCaps w:val="0"/>
              <w:strike w:val="0"/>
              <w:color w:val="000000"/>
              <w:sz w:val="22"/>
              <w:szCs w:val="22"/>
              <w:u w:val="none"/>
              <w:shd w:fill="auto" w:val="clear"/>
              <w:vertAlign w:val="baseline"/>
            </w:rPr>
          </w:pPr>
          <w:hyperlink w:anchor="_206ipza">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Quality Assurance</w:t>
            </w:r>
          </w:hyperlink>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_206ipza \h </w:instrText>
            <w:fldChar w:fldCharType="separate"/>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45</w:t>
          </w:r>
          <w:r w:rsidDel="00000000" w:rsidR="00000000" w:rsidRPr="00000000">
            <w:fldChar w:fldCharType="end"/>
          </w:r>
          <w:r w:rsidDel="00000000" w:rsidR="00000000" w:rsidRPr="00000000">
            <w:rPr>
              <w:rtl w:val="0"/>
            </w:rPr>
          </w:r>
        </w:p>
        <w:p w:rsidR="00000000" w:rsidDel="00000000" w:rsidP="00000000" w:rsidRDefault="00000000" w:rsidRPr="00000000" w14:paraId="00000041">
          <w:pPr>
            <w:pageBreakBefore w:val="0"/>
            <w:tabs>
              <w:tab w:val="right" w:pos="10512"/>
            </w:tabs>
            <w:spacing w:after="80" w:before="60" w:line="240" w:lineRule="auto"/>
            <w:ind w:left="720" w:firstLine="0"/>
            <w:rPr>
              <w:rFonts w:ascii="Open Sans" w:cs="Open Sans" w:eastAsia="Open Sans" w:hAnsi="Open Sans"/>
              <w:b w:val="0"/>
              <w:i w:val="0"/>
              <w:smallCaps w:val="0"/>
              <w:strike w:val="0"/>
              <w:color w:val="000000"/>
              <w:sz w:val="22"/>
              <w:szCs w:val="22"/>
              <w:u w:val="none"/>
              <w:shd w:fill="auto" w:val="clear"/>
              <w:vertAlign w:val="baseline"/>
            </w:rPr>
          </w:pPr>
          <w:hyperlink w:anchor="_4k668n3">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Security</w:t>
            </w:r>
          </w:hyperlink>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_4k668n3 \h </w:instrText>
            <w:fldChar w:fldCharType="separate"/>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47</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2">
      <w:pPr>
        <w:pStyle w:val="Heading1"/>
        <w:pageBreakBefore w:val="0"/>
        <w:rPr>
          <w:sz w:val="22"/>
          <w:szCs w:val="22"/>
        </w:rPr>
      </w:pPr>
      <w:bookmarkStart w:colFirst="0" w:colLast="0" w:name="_hnfac4vdy8de" w:id="1"/>
      <w:bookmarkEnd w:id="1"/>
      <w:r w:rsidDel="00000000" w:rsidR="00000000" w:rsidRPr="00000000">
        <w:br w:type="page"/>
      </w:r>
      <w:r w:rsidDel="00000000" w:rsidR="00000000" w:rsidRPr="00000000">
        <w:rPr>
          <w:rtl w:val="0"/>
        </w:rPr>
      </w:r>
    </w:p>
    <w:p w:rsidR="00000000" w:rsidDel="00000000" w:rsidP="00000000" w:rsidRDefault="00000000" w:rsidRPr="00000000" w14:paraId="00000043">
      <w:pPr>
        <w:pStyle w:val="Heading1"/>
        <w:pageBreakBefore w:val="0"/>
        <w:rPr>
          <w:color w:val="0b5394"/>
        </w:rPr>
      </w:pPr>
      <w:bookmarkStart w:colFirst="0" w:colLast="0" w:name="_1t3h5sf" w:id="2"/>
      <w:bookmarkEnd w:id="2"/>
      <w:r w:rsidDel="00000000" w:rsidR="00000000" w:rsidRPr="00000000">
        <w:rPr>
          <w:color w:val="0b5394"/>
          <w:rtl w:val="0"/>
        </w:rPr>
        <w:t xml:space="preserve">Executive Summary</w:t>
      </w:r>
    </w:p>
    <w:p w:rsidR="00000000" w:rsidDel="00000000" w:rsidP="00000000" w:rsidRDefault="00000000" w:rsidRPr="00000000" w14:paraId="00000044">
      <w:pPr>
        <w:pageBreakBefore w:val="0"/>
        <w:spacing w:line="300" w:lineRule="auto"/>
        <w:rPr/>
      </w:pPr>
      <w:r w:rsidDel="00000000" w:rsidR="00000000" w:rsidRPr="00000000">
        <w:rPr>
          <w:rtl w:val="0"/>
        </w:rPr>
        <w:t xml:space="preserve">XYZ</w:t>
      </w:r>
      <w:r w:rsidDel="00000000" w:rsidR="00000000" w:rsidRPr="00000000">
        <w:rPr>
          <w:rtl w:val="0"/>
        </w:rPr>
        <w:t xml:space="preserve"> engaged ThoughtWorks to perform a Technical Due Diligence of the DenimGroup’s &lt;target product&gt; product. The due diligence was conducted in the areas of Architecture and Code quality, DevOps, Engineering Practices, SecOps, Quality Assurance and Security code review. ThoughtWorks team conducted the due diligence through walkthrough interview sessions with the &lt;target product&gt; </w:t>
      </w:r>
      <w:r w:rsidDel="00000000" w:rsidR="00000000" w:rsidRPr="00000000">
        <w:rPr>
          <w:rtl w:val="0"/>
        </w:rPr>
        <w:t xml:space="preserve">CTO</w:t>
      </w:r>
      <w:r w:rsidDel="00000000" w:rsidR="00000000" w:rsidRPr="00000000">
        <w:rPr>
          <w:rtl w:val="0"/>
        </w:rPr>
        <w:t xml:space="preserve">/Engineering managers/DevOps Lead, analysis of the code, architecture and documentation.</w:t>
      </w:r>
    </w:p>
    <w:p w:rsidR="00000000" w:rsidDel="00000000" w:rsidP="00000000" w:rsidRDefault="00000000" w:rsidRPr="00000000" w14:paraId="00000045">
      <w:pPr>
        <w:pageBreakBefore w:val="0"/>
        <w:spacing w:line="300" w:lineRule="auto"/>
        <w:rPr/>
      </w:pPr>
      <w:r w:rsidDel="00000000" w:rsidR="00000000" w:rsidRPr="00000000">
        <w:rPr>
          <w:rtl w:val="0"/>
        </w:rPr>
        <w:t xml:space="preserve">This document contains the insights drawn from the due diligence exercise, the recommendations to mitigate the risks and fill the gaps identified, and a potential investment roadmap on the product to make it ready for cloud.</w:t>
      </w:r>
    </w:p>
    <w:p w:rsidR="00000000" w:rsidDel="00000000" w:rsidP="00000000" w:rsidRDefault="00000000" w:rsidRPr="00000000" w14:paraId="00000046">
      <w:pPr>
        <w:pageBreakBefore w:val="0"/>
        <w:spacing w:line="300" w:lineRule="auto"/>
        <w:rPr/>
      </w:pPr>
      <w:r w:rsidDel="00000000" w:rsidR="00000000" w:rsidRPr="00000000">
        <w:rPr>
          <w:rtl w:val="0"/>
        </w:rPr>
      </w:r>
    </w:p>
    <w:p w:rsidR="00000000" w:rsidDel="00000000" w:rsidP="00000000" w:rsidRDefault="00000000" w:rsidRPr="00000000" w14:paraId="00000047">
      <w:pPr>
        <w:pageBreakBefore w:val="0"/>
        <w:spacing w:line="300" w:lineRule="auto"/>
        <w:rPr>
          <w:b w:val="1"/>
          <w:sz w:val="24"/>
          <w:szCs w:val="24"/>
        </w:rPr>
      </w:pPr>
      <w:r w:rsidDel="00000000" w:rsidR="00000000" w:rsidRPr="00000000">
        <w:rPr>
          <w:b w:val="1"/>
          <w:sz w:val="24"/>
          <w:szCs w:val="24"/>
          <w:rtl w:val="0"/>
        </w:rPr>
        <w:t xml:space="preserve">Context:</w:t>
      </w:r>
    </w:p>
    <w:p w:rsidR="00000000" w:rsidDel="00000000" w:rsidP="00000000" w:rsidRDefault="00000000" w:rsidRPr="00000000" w14:paraId="00000048">
      <w:pPr>
        <w:pageBreakBefore w:val="0"/>
        <w:numPr>
          <w:ilvl w:val="0"/>
          <w:numId w:val="18"/>
        </w:numPr>
        <w:spacing w:line="300" w:lineRule="auto"/>
        <w:ind w:left="720" w:hanging="360"/>
        <w:rPr/>
      </w:pPr>
      <w:r w:rsidDel="00000000" w:rsidR="00000000" w:rsidRPr="00000000">
        <w:rPr>
          <w:rtl w:val="0"/>
        </w:rPr>
        <w:t xml:space="preserve">&lt;target product&gt;</w:t>
      </w:r>
      <w:r w:rsidDel="00000000" w:rsidR="00000000" w:rsidRPr="00000000">
        <w:rPr>
          <w:rtl w:val="0"/>
        </w:rPr>
        <w:t xml:space="preserve"> is a </w:t>
      </w:r>
      <w:r w:rsidDel="00000000" w:rsidR="00000000" w:rsidRPr="00000000">
        <w:rPr>
          <w:rtl w:val="0"/>
        </w:rPr>
        <w:t xml:space="preserve"> vulnerability management product, and helps consolidate test results and prioritize vulnerabilities.</w:t>
      </w:r>
    </w:p>
    <w:p w:rsidR="00000000" w:rsidDel="00000000" w:rsidP="00000000" w:rsidRDefault="00000000" w:rsidRPr="00000000" w14:paraId="00000049">
      <w:pPr>
        <w:pageBreakBefore w:val="0"/>
        <w:numPr>
          <w:ilvl w:val="0"/>
          <w:numId w:val="18"/>
        </w:numPr>
        <w:spacing w:line="300" w:lineRule="auto"/>
        <w:ind w:left="720" w:hanging="360"/>
        <w:rPr/>
      </w:pPr>
      <w:r w:rsidDel="00000000" w:rsidR="00000000" w:rsidRPr="00000000">
        <w:rPr>
          <w:rtl w:val="0"/>
        </w:rPr>
        <w:t xml:space="preserve">&lt;target product&gt; team </w:t>
      </w:r>
      <w:r w:rsidDel="00000000" w:rsidR="00000000" w:rsidRPr="00000000">
        <w:rPr>
          <w:rtl w:val="0"/>
        </w:rPr>
        <w:t xml:space="preserve">comprises</w:t>
      </w:r>
      <w:r w:rsidDel="00000000" w:rsidR="00000000" w:rsidRPr="00000000">
        <w:rPr>
          <w:rtl w:val="0"/>
        </w:rPr>
        <w:t xml:space="preserve"> </w:t>
      </w:r>
      <w:r w:rsidDel="00000000" w:rsidR="00000000" w:rsidRPr="00000000">
        <w:rPr>
          <w:rtl w:val="0"/>
        </w:rPr>
        <w:t xml:space="preserve">around 30</w:t>
      </w:r>
      <w:r w:rsidDel="00000000" w:rsidR="00000000" w:rsidRPr="00000000">
        <w:rPr>
          <w:rtl w:val="0"/>
        </w:rPr>
        <w:t xml:space="preserve"> developers</w:t>
      </w:r>
      <w:r w:rsidDel="00000000" w:rsidR="00000000" w:rsidRPr="00000000">
        <w:rPr>
          <w:rtl w:val="0"/>
        </w:rPr>
        <w:t xml:space="preserve">, and is structured in 2 development streams, one for maintaining existing platforms and other for building new capabilities. The primary tech stack used are Angular, React, Java, SQL/MySQL/PostgreSQL, Kong, Kubernetes.</w:t>
      </w:r>
      <w:r w:rsidDel="00000000" w:rsidR="00000000" w:rsidRPr="00000000">
        <w:rPr>
          <w:rtl w:val="0"/>
        </w:rPr>
      </w:r>
    </w:p>
    <w:p w:rsidR="00000000" w:rsidDel="00000000" w:rsidP="00000000" w:rsidRDefault="00000000" w:rsidRPr="00000000" w14:paraId="0000004A">
      <w:pPr>
        <w:pageBreakBefore w:val="0"/>
        <w:numPr>
          <w:ilvl w:val="0"/>
          <w:numId w:val="18"/>
        </w:numPr>
        <w:spacing w:line="300" w:lineRule="auto"/>
        <w:ind w:left="720" w:hanging="360"/>
      </w:pPr>
      <w:r w:rsidDel="00000000" w:rsidR="00000000" w:rsidRPr="00000000">
        <w:rPr>
          <w:rtl w:val="0"/>
        </w:rPr>
        <w:t xml:space="preserve">The current team is spread across different geographies in North America. Many team members work across teams at regular intervals.</w:t>
      </w:r>
    </w:p>
    <w:p w:rsidR="00000000" w:rsidDel="00000000" w:rsidP="00000000" w:rsidRDefault="00000000" w:rsidRPr="00000000" w14:paraId="0000004B">
      <w:pPr>
        <w:pageBreakBefore w:val="0"/>
        <w:numPr>
          <w:ilvl w:val="0"/>
          <w:numId w:val="18"/>
        </w:numPr>
        <w:spacing w:line="300" w:lineRule="auto"/>
        <w:ind w:left="720" w:hanging="360"/>
        <w:rPr/>
      </w:pPr>
      <w:r w:rsidDel="00000000" w:rsidR="00000000" w:rsidRPr="00000000">
        <w:rPr>
          <w:rtl w:val="0"/>
        </w:rPr>
        <w:t xml:space="preserve">&lt;target product&gt;</w:t>
      </w:r>
      <w:r w:rsidDel="00000000" w:rsidR="00000000" w:rsidRPr="00000000">
        <w:rPr>
          <w:rtl w:val="0"/>
        </w:rPr>
        <w:t xml:space="preserve"> is an OnPrem software</w:t>
      </w:r>
      <w:r w:rsidDel="00000000" w:rsidR="00000000" w:rsidRPr="00000000">
        <w:rPr>
          <w:rtl w:val="0"/>
        </w:rPr>
        <w:t xml:space="preserve">, installed within the customer’s internal network.</w:t>
      </w:r>
    </w:p>
    <w:p w:rsidR="00000000" w:rsidDel="00000000" w:rsidP="00000000" w:rsidRDefault="00000000" w:rsidRPr="00000000" w14:paraId="0000004C">
      <w:pPr>
        <w:pageBreakBefore w:val="0"/>
        <w:numPr>
          <w:ilvl w:val="0"/>
          <w:numId w:val="18"/>
        </w:numPr>
        <w:spacing w:line="300" w:lineRule="auto"/>
        <w:ind w:left="720" w:hanging="360"/>
        <w:rPr/>
      </w:pPr>
      <w:r w:rsidDel="00000000" w:rsidR="00000000" w:rsidRPr="00000000">
        <w:rPr>
          <w:rtl w:val="0"/>
        </w:rPr>
        <w:t xml:space="preserve">There are several areas of improvement in code, architecture, engineering practices etc. Some recent attempts have been made to move the needle in a few of these areas as part of the 3.0 &amp; 3.1 initiatives.</w:t>
      </w:r>
    </w:p>
    <w:p w:rsidR="00000000" w:rsidDel="00000000" w:rsidP="00000000" w:rsidRDefault="00000000" w:rsidRPr="00000000" w14:paraId="0000004D">
      <w:pPr>
        <w:pageBreakBefore w:val="0"/>
        <w:spacing w:line="300" w:lineRule="auto"/>
        <w:rPr/>
      </w:pPr>
      <w:r w:rsidDel="00000000" w:rsidR="00000000" w:rsidRPr="00000000">
        <w:rPr>
          <w:rtl w:val="0"/>
        </w:rPr>
      </w:r>
    </w:p>
    <w:p w:rsidR="00000000" w:rsidDel="00000000" w:rsidP="00000000" w:rsidRDefault="00000000" w:rsidRPr="00000000" w14:paraId="0000004E">
      <w:pPr>
        <w:pageBreakBefore w:val="0"/>
        <w:spacing w:line="300" w:lineRule="auto"/>
        <w:rPr>
          <w:b w:val="1"/>
          <w:sz w:val="24"/>
          <w:szCs w:val="24"/>
        </w:rPr>
      </w:pPr>
      <w:r w:rsidDel="00000000" w:rsidR="00000000" w:rsidRPr="00000000">
        <w:rPr>
          <w:b w:val="1"/>
          <w:sz w:val="24"/>
          <w:szCs w:val="24"/>
          <w:rtl w:val="0"/>
        </w:rPr>
        <w:t xml:space="preserve">Areas of Focus</w:t>
      </w:r>
      <w:r w:rsidDel="00000000" w:rsidR="00000000" w:rsidRPr="00000000">
        <w:rPr>
          <w:rtl w:val="0"/>
        </w:rPr>
      </w:r>
    </w:p>
    <w:p w:rsidR="00000000" w:rsidDel="00000000" w:rsidP="00000000" w:rsidRDefault="00000000" w:rsidRPr="00000000" w14:paraId="0000004F">
      <w:pPr>
        <w:pageBreakBefore w:val="0"/>
        <w:numPr>
          <w:ilvl w:val="0"/>
          <w:numId w:val="15"/>
        </w:numPr>
        <w:spacing w:line="300" w:lineRule="auto"/>
        <w:ind w:left="720" w:hanging="360"/>
        <w:rPr/>
      </w:pPr>
      <w:r w:rsidDel="00000000" w:rsidR="00000000" w:rsidRPr="00000000">
        <w:rPr>
          <w:b w:val="1"/>
          <w:rtl w:val="0"/>
        </w:rPr>
        <w:t xml:space="preserve">Lack of Domain Oriented </w:t>
      </w:r>
      <w:r w:rsidDel="00000000" w:rsidR="00000000" w:rsidRPr="00000000">
        <w:rPr>
          <w:b w:val="1"/>
          <w:rtl w:val="0"/>
        </w:rPr>
        <w:t xml:space="preserve">Architecture: </w:t>
      </w:r>
      <w:r w:rsidDel="00000000" w:rsidR="00000000" w:rsidRPr="00000000">
        <w:rPr>
          <w:rtl w:val="0"/>
        </w:rPr>
        <w:t xml:space="preserve">&lt;target product&gt; 2.0 implementation is a monolithic codebase with tight coupling between components negatively impacting the evolvability and maintenance of the product. &lt;target product&gt; 3.0 tried to build a modular service based architecture. The data still remains a common layer. We recommend the team to take an incremental step towards moving to domain oriented design including modularizing data storage and modernizing the older tech stack for better maintenance and support.</w:t>
      </w:r>
    </w:p>
    <w:p w:rsidR="00000000" w:rsidDel="00000000" w:rsidP="00000000" w:rsidRDefault="00000000" w:rsidRPr="00000000" w14:paraId="00000050">
      <w:pPr>
        <w:pageBreakBefore w:val="0"/>
        <w:numPr>
          <w:ilvl w:val="0"/>
          <w:numId w:val="15"/>
        </w:numPr>
        <w:spacing w:line="300" w:lineRule="auto"/>
        <w:ind w:left="720" w:hanging="360"/>
        <w:rPr/>
      </w:pPr>
      <w:r w:rsidDel="00000000" w:rsidR="00000000" w:rsidRPr="00000000">
        <w:rPr>
          <w:b w:val="1"/>
          <w:rtl w:val="0"/>
        </w:rPr>
        <w:t xml:space="preserve">Gaps in </w:t>
      </w:r>
      <w:r w:rsidDel="00000000" w:rsidR="00000000" w:rsidRPr="00000000">
        <w:rPr>
          <w:b w:val="1"/>
          <w:rtl w:val="0"/>
        </w:rPr>
        <w:t xml:space="preserve">Code Quality:</w:t>
      </w:r>
      <w:r w:rsidDel="00000000" w:rsidR="00000000" w:rsidRPr="00000000">
        <w:rPr>
          <w:rtl w:val="0"/>
        </w:rPr>
        <w:t xml:space="preserve"> The cognitive complexity is high on some parts of current code. Code is testable and there are unit tests available. There is scope to add more unit tests across different layers. Coding standards and best practices are not enforced and there is no style guide used. Code coverage data is not available to measure how effective current unit tests are and if more needs to be added. Code needs to be refactored to adhere to Domain Driven Design.</w:t>
      </w:r>
    </w:p>
    <w:p w:rsidR="00000000" w:rsidDel="00000000" w:rsidP="00000000" w:rsidRDefault="00000000" w:rsidRPr="00000000" w14:paraId="00000051">
      <w:pPr>
        <w:pageBreakBefore w:val="0"/>
        <w:numPr>
          <w:ilvl w:val="0"/>
          <w:numId w:val="15"/>
        </w:numPr>
        <w:spacing w:line="300" w:lineRule="auto"/>
        <w:ind w:left="720" w:hanging="360"/>
        <w:rPr/>
      </w:pPr>
      <w:r w:rsidDel="00000000" w:rsidR="00000000" w:rsidRPr="00000000">
        <w:rPr>
          <w:b w:val="1"/>
          <w:rtl w:val="0"/>
        </w:rPr>
        <w:t xml:space="preserve">Legacy </w:t>
      </w:r>
      <w:r w:rsidDel="00000000" w:rsidR="00000000" w:rsidRPr="00000000">
        <w:rPr>
          <w:b w:val="1"/>
          <w:rtl w:val="0"/>
        </w:rPr>
        <w:t xml:space="preserve">Tech Stack:</w:t>
      </w:r>
      <w:r w:rsidDel="00000000" w:rsidR="00000000" w:rsidRPr="00000000">
        <w:rPr>
          <w:rtl w:val="0"/>
        </w:rPr>
        <w:t xml:space="preserve"> Majority of current tech stack and tools used are very old versions, and some of them are near the end of life. These tools need to be upgraded to the latest stable version.</w:t>
      </w:r>
    </w:p>
    <w:p w:rsidR="00000000" w:rsidDel="00000000" w:rsidP="00000000" w:rsidRDefault="00000000" w:rsidRPr="00000000" w14:paraId="00000052">
      <w:pPr>
        <w:pageBreakBefore w:val="0"/>
        <w:numPr>
          <w:ilvl w:val="0"/>
          <w:numId w:val="15"/>
        </w:numPr>
        <w:spacing w:line="300" w:lineRule="auto"/>
        <w:ind w:left="720" w:hanging="360"/>
        <w:rPr/>
      </w:pPr>
      <w:r w:rsidDel="00000000" w:rsidR="00000000" w:rsidRPr="00000000">
        <w:rPr>
          <w:b w:val="1"/>
          <w:rtl w:val="0"/>
        </w:rPr>
        <w:t xml:space="preserve">Complex v</w:t>
      </w:r>
      <w:r w:rsidDel="00000000" w:rsidR="00000000" w:rsidRPr="00000000">
        <w:rPr>
          <w:b w:val="1"/>
          <w:rtl w:val="0"/>
        </w:rPr>
        <w:t xml:space="preserve">ersion control/management: </w:t>
      </w:r>
      <w:r w:rsidDel="00000000" w:rsidR="00000000" w:rsidRPr="00000000">
        <w:rPr>
          <w:rtl w:val="0"/>
        </w:rPr>
        <w:t xml:space="preserve">Separate branches maintained for 2.x version and 3.x version resulting in maintenance overhead. Focus needs to be on better version management through moving to trunk based developmen</w:t>
      </w:r>
      <w:r w:rsidDel="00000000" w:rsidR="00000000" w:rsidRPr="00000000">
        <w:rPr>
          <w:rtl w:val="0"/>
        </w:rPr>
        <w:t xml:space="preserve">t.</w:t>
      </w:r>
    </w:p>
    <w:p w:rsidR="00000000" w:rsidDel="00000000" w:rsidP="00000000" w:rsidRDefault="00000000" w:rsidRPr="00000000" w14:paraId="00000053">
      <w:pPr>
        <w:pageBreakBefore w:val="0"/>
        <w:numPr>
          <w:ilvl w:val="0"/>
          <w:numId w:val="15"/>
        </w:numPr>
        <w:spacing w:line="300" w:lineRule="auto"/>
        <w:ind w:left="720" w:hanging="360"/>
        <w:rPr/>
      </w:pPr>
      <w:r w:rsidDel="00000000" w:rsidR="00000000" w:rsidRPr="00000000">
        <w:rPr>
          <w:b w:val="1"/>
          <w:rtl w:val="0"/>
        </w:rPr>
        <w:t xml:space="preserve">Security gaps:</w:t>
      </w:r>
      <w:r w:rsidDel="00000000" w:rsidR="00000000" w:rsidRPr="00000000">
        <w:rPr>
          <w:rtl w:val="0"/>
        </w:rPr>
        <w:t xml:space="preserve"> Currently application has partial security controls/practices in place. The good side of it is, it supports comprehensive security towards authentication, authorization along with secure integration with other internal/external applications/API’s. The down side of it is; it fails to manage data-at-rest security, security best practices, secret handling and few others which increases the attack surface.</w:t>
      </w:r>
    </w:p>
    <w:p w:rsidR="00000000" w:rsidDel="00000000" w:rsidP="00000000" w:rsidRDefault="00000000" w:rsidRPr="00000000" w14:paraId="00000054">
      <w:pPr>
        <w:pageBreakBefore w:val="0"/>
        <w:numPr>
          <w:ilvl w:val="0"/>
          <w:numId w:val="15"/>
        </w:numPr>
        <w:spacing w:line="300" w:lineRule="auto"/>
        <w:ind w:left="720" w:hanging="360"/>
        <w:rPr/>
      </w:pPr>
      <w:r w:rsidDel="00000000" w:rsidR="00000000" w:rsidRPr="00000000">
        <w:rPr>
          <w:b w:val="1"/>
          <w:rtl w:val="0"/>
        </w:rPr>
        <w:t xml:space="preserve">Slower </w:t>
      </w:r>
      <w:r w:rsidDel="00000000" w:rsidR="00000000" w:rsidRPr="00000000">
        <w:rPr>
          <w:b w:val="1"/>
          <w:rtl w:val="0"/>
        </w:rPr>
        <w:t xml:space="preserve">Feedback loops: </w:t>
      </w:r>
      <w:r w:rsidDel="00000000" w:rsidR="00000000" w:rsidRPr="00000000">
        <w:rPr>
          <w:rtl w:val="0"/>
        </w:rPr>
        <w:t xml:space="preserve">Current implementation lacks tests and continuous integration pipelines resulting in longer and in-effective feedback loops. The developers and testers work in isolated sprints, which leads to longer feedback cycles. The regression testing requires measurement of the coverage. Needs focus on building a test suite that runs with the build pipeline.</w:t>
      </w:r>
    </w:p>
    <w:p w:rsidR="00000000" w:rsidDel="00000000" w:rsidP="00000000" w:rsidRDefault="00000000" w:rsidRPr="00000000" w14:paraId="00000055">
      <w:pPr>
        <w:pageBreakBefore w:val="0"/>
        <w:numPr>
          <w:ilvl w:val="0"/>
          <w:numId w:val="15"/>
        </w:numPr>
        <w:spacing w:line="300" w:lineRule="auto"/>
        <w:ind w:left="720" w:hanging="360"/>
        <w:rPr/>
      </w:pPr>
      <w:r w:rsidDel="00000000" w:rsidR="00000000" w:rsidRPr="00000000">
        <w:rPr>
          <w:b w:val="1"/>
          <w:rtl w:val="0"/>
        </w:rPr>
        <w:t xml:space="preserve">Insufficient </w:t>
      </w:r>
      <w:r w:rsidDel="00000000" w:rsidR="00000000" w:rsidRPr="00000000">
        <w:rPr>
          <w:b w:val="1"/>
          <w:rtl w:val="0"/>
        </w:rPr>
        <w:t xml:space="preserve">Documentation: </w:t>
      </w:r>
      <w:r w:rsidDel="00000000" w:rsidR="00000000" w:rsidRPr="00000000">
        <w:rPr>
          <w:rtl w:val="0"/>
        </w:rPr>
        <w:t xml:space="preserve">There is a lack of documentation to understand the &lt;target product&gt; development processes (Like Dev environment setup, branching workflow, code review etc.). There is even lack of documentation to troubleshoot installation and/or maintenance issues with the product for an end user. The Story detailing is minimal and they spill across multiple sprints. Both the internal and external documentation require effort to be more descriptive and to enable self-service setup/troubleshooting. </w:t>
      </w:r>
      <w:r w:rsidDel="00000000" w:rsidR="00000000" w:rsidRPr="00000000">
        <w:br w:type="page"/>
      </w:r>
      <w:r w:rsidDel="00000000" w:rsidR="00000000" w:rsidRPr="00000000">
        <w:rPr>
          <w:rtl w:val="0"/>
        </w:rPr>
      </w:r>
    </w:p>
    <w:p w:rsidR="00000000" w:rsidDel="00000000" w:rsidP="00000000" w:rsidRDefault="00000000" w:rsidRPr="00000000" w14:paraId="00000056">
      <w:pPr>
        <w:pStyle w:val="Heading1"/>
        <w:pageBreakBefore w:val="0"/>
        <w:rPr>
          <w:color w:val="0b5394"/>
        </w:rPr>
      </w:pPr>
      <w:bookmarkStart w:colFirst="0" w:colLast="0" w:name="_gtm0kl4yehx3" w:id="3"/>
      <w:bookmarkEnd w:id="3"/>
      <w:r w:rsidDel="00000000" w:rsidR="00000000" w:rsidRPr="00000000">
        <w:rPr>
          <w:color w:val="0b5394"/>
          <w:rtl w:val="0"/>
        </w:rPr>
        <w:t xml:space="preserve">Roadmap and Improvement areas</w:t>
      </w:r>
      <w:r w:rsidDel="00000000" w:rsidR="00000000" w:rsidRPr="00000000">
        <w:rPr>
          <w:rtl w:val="0"/>
        </w:rPr>
      </w:r>
    </w:p>
    <w:p w:rsidR="00000000" w:rsidDel="00000000" w:rsidP="00000000" w:rsidRDefault="00000000" w:rsidRPr="00000000" w14:paraId="00000057">
      <w:pPr>
        <w:pStyle w:val="Heading2"/>
        <w:pageBreakBefore w:val="0"/>
        <w:rPr>
          <w:b w:val="1"/>
        </w:rPr>
      </w:pPr>
      <w:bookmarkStart w:colFirst="0" w:colLast="0" w:name="_lnxbz9" w:id="4"/>
      <w:bookmarkEnd w:id="4"/>
      <w:r w:rsidDel="00000000" w:rsidR="00000000" w:rsidRPr="00000000">
        <w:rPr>
          <w:b w:val="1"/>
          <w:rtl w:val="0"/>
        </w:rPr>
        <w:t xml:space="preserve">Current Maturity and Gaps</w:t>
      </w:r>
      <w:r w:rsidDel="00000000" w:rsidR="00000000" w:rsidRPr="00000000">
        <w:rPr>
          <w:rtl w:val="0"/>
        </w:rPr>
      </w:r>
    </w:p>
    <w:p w:rsidR="00000000" w:rsidDel="00000000" w:rsidP="00000000" w:rsidRDefault="00000000" w:rsidRPr="00000000" w14:paraId="00000058">
      <w:pPr>
        <w:pStyle w:val="Heading2"/>
        <w:pageBreakBefore w:val="0"/>
        <w:rPr/>
      </w:pPr>
      <w:bookmarkStart w:colFirst="0" w:colLast="0" w:name="_axktfoxjtbd4" w:id="5"/>
      <w:bookmarkEnd w:id="5"/>
      <w:r w:rsidDel="00000000" w:rsidR="00000000" w:rsidRPr="00000000">
        <w:rPr/>
        <w:drawing>
          <wp:inline distB="114300" distT="114300" distL="114300" distR="114300">
            <wp:extent cx="6285548" cy="6877243"/>
            <wp:effectExtent b="0" l="0" r="0" t="0"/>
            <wp:docPr descr="Chart" id="15" name="image9.png"/>
            <a:graphic>
              <a:graphicData uri="http://schemas.openxmlformats.org/drawingml/2006/picture">
                <pic:pic>
                  <pic:nvPicPr>
                    <pic:cNvPr descr="Chart" id="0" name="image9.png"/>
                    <pic:cNvPicPr preferRelativeResize="0"/>
                  </pic:nvPicPr>
                  <pic:blipFill>
                    <a:blip r:embed="rId6"/>
                    <a:srcRect b="0" l="854" r="0" t="636"/>
                    <a:stretch>
                      <a:fillRect/>
                    </a:stretch>
                  </pic:blipFill>
                  <pic:spPr>
                    <a:xfrm>
                      <a:off x="0" y="0"/>
                      <a:ext cx="6285548" cy="6877243"/>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pStyle w:val="Heading2"/>
        <w:pageBreakBefore w:val="0"/>
        <w:rPr>
          <w:b w:val="1"/>
        </w:rPr>
      </w:pPr>
      <w:bookmarkStart w:colFirst="0" w:colLast="0" w:name="_snw0xz8c0j4u" w:id="6"/>
      <w:bookmarkEnd w:id="6"/>
      <w:r w:rsidDel="00000000" w:rsidR="00000000" w:rsidRPr="00000000">
        <w:rPr>
          <w:b w:val="1"/>
          <w:rtl w:val="0"/>
        </w:rPr>
        <w:t xml:space="preserve">Roadmap</w:t>
      </w:r>
    </w:p>
    <w:p w:rsidR="00000000" w:rsidDel="00000000" w:rsidP="00000000" w:rsidRDefault="00000000" w:rsidRPr="00000000" w14:paraId="0000005A">
      <w:pPr>
        <w:pageBreakBefore w:val="0"/>
        <w:rPr/>
      </w:pPr>
      <w:r w:rsidDel="00000000" w:rsidR="00000000" w:rsidRPr="00000000">
        <w:rPr>
          <w:rtl w:val="0"/>
        </w:rPr>
        <w:t xml:space="preserve">The following chart &amp; table show an overview of the recommended path towards a more technically mature application and team productivity.</w:t>
      </w:r>
    </w:p>
    <w:p w:rsidR="00000000" w:rsidDel="00000000" w:rsidP="00000000" w:rsidRDefault="00000000" w:rsidRPr="00000000" w14:paraId="0000005B">
      <w:pPr>
        <w:pageBreakBefore w:val="0"/>
        <w:rPr/>
      </w:pPr>
      <w:r w:rsidDel="00000000" w:rsidR="00000000" w:rsidRPr="00000000">
        <w:rPr>
          <w:rtl w:val="0"/>
        </w:rPr>
      </w:r>
    </w:p>
    <w:p w:rsidR="00000000" w:rsidDel="00000000" w:rsidP="00000000" w:rsidRDefault="00000000" w:rsidRPr="00000000" w14:paraId="0000005C">
      <w:pPr>
        <w:pageBreakBefore w:val="0"/>
        <w:rPr/>
      </w:pPr>
      <w:r w:rsidDel="00000000" w:rsidR="00000000" w:rsidRPr="00000000">
        <w:rPr>
          <w:b w:val="1"/>
          <w:rtl w:val="0"/>
        </w:rPr>
        <w:t xml:space="preserve">Legend: </w:t>
      </w:r>
      <w:r w:rsidDel="00000000" w:rsidR="00000000" w:rsidRPr="00000000">
        <w:rPr>
          <w:rtl w:val="0"/>
        </w:rPr>
        <w:t xml:space="preserve">Different colored circles for Architecture, Code Quality etc.</w:t>
      </w:r>
      <w:r w:rsidDel="00000000" w:rsidR="00000000" w:rsidRPr="00000000">
        <w:rPr>
          <w:rtl w:val="0"/>
        </w:rPr>
      </w:r>
    </w:p>
    <w:p w:rsidR="00000000" w:rsidDel="00000000" w:rsidP="00000000" w:rsidRDefault="00000000" w:rsidRPr="00000000" w14:paraId="0000005D">
      <w:pPr>
        <w:pStyle w:val="Heading1"/>
        <w:pageBreakBefore w:val="0"/>
        <w:rPr/>
      </w:pPr>
      <w:bookmarkStart w:colFirst="0" w:colLast="0" w:name="_wscivspesmv6" w:id="7"/>
      <w:bookmarkEnd w:id="7"/>
      <w:r w:rsidDel="00000000" w:rsidR="00000000" w:rsidRPr="00000000">
        <w:rPr/>
        <w:drawing>
          <wp:inline distB="114300" distT="114300" distL="114300" distR="114300">
            <wp:extent cx="6758115" cy="4691503"/>
            <wp:effectExtent b="0" l="0" r="0" t="0"/>
            <wp:docPr id="12" name="image10.png"/>
            <a:graphic>
              <a:graphicData uri="http://schemas.openxmlformats.org/drawingml/2006/picture">
                <pic:pic>
                  <pic:nvPicPr>
                    <pic:cNvPr id="0" name="image10.png"/>
                    <pic:cNvPicPr preferRelativeResize="0"/>
                  </pic:nvPicPr>
                  <pic:blipFill>
                    <a:blip r:embed="rId7"/>
                    <a:srcRect b="917" l="0" r="0" t="917"/>
                    <a:stretch>
                      <a:fillRect/>
                    </a:stretch>
                  </pic:blipFill>
                  <pic:spPr>
                    <a:xfrm>
                      <a:off x="0" y="0"/>
                      <a:ext cx="6758115" cy="4691503"/>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pStyle w:val="Heading2"/>
        <w:pageBreakBefore w:val="0"/>
        <w:spacing w:line="300" w:lineRule="auto"/>
        <w:rPr>
          <w:ins w:author="Annapurni Somasundaram" w:id="0" w:date="2022-07-21T07:06:51Z"/>
        </w:rPr>
      </w:pPr>
      <w:ins w:author="Annapurni Somasundaram" w:id="0" w:date="2022-07-21T07:06:51Z">
        <w:bookmarkStart w:colFirst="0" w:colLast="0" w:name="_oy9tf6mlrbv9" w:id="8"/>
        <w:bookmarkEnd w:id="8"/>
        <w:r w:rsidDel="00000000" w:rsidR="00000000" w:rsidRPr="00000000">
          <w:rPr>
            <w:rtl w:val="0"/>
          </w:rPr>
        </w:r>
      </w:ins>
    </w:p>
    <w:p w:rsidR="00000000" w:rsidDel="00000000" w:rsidP="00000000" w:rsidRDefault="00000000" w:rsidRPr="00000000" w14:paraId="0000005F">
      <w:pPr>
        <w:pStyle w:val="Heading2"/>
        <w:pageBreakBefore w:val="0"/>
        <w:spacing w:line="300" w:lineRule="auto"/>
        <w:rPr>
          <w:ins w:author="Annapurni Somasundaram" w:id="0" w:date="2022-07-21T07:06:51Z"/>
        </w:rPr>
      </w:pPr>
      <w:ins w:author="Annapurni Somasundaram" w:id="0" w:date="2022-07-21T07:06:51Z">
        <w:bookmarkStart w:colFirst="0" w:colLast="0" w:name="_1hcncw1zv4xa" w:id="9"/>
        <w:bookmarkEnd w:id="9"/>
        <w:r w:rsidDel="00000000" w:rsidR="00000000" w:rsidRPr="00000000">
          <w:rPr>
            <w:rtl w:val="0"/>
          </w:rPr>
        </w:r>
      </w:ins>
    </w:p>
    <w:p w:rsidR="00000000" w:rsidDel="00000000" w:rsidP="00000000" w:rsidRDefault="00000000" w:rsidRPr="00000000" w14:paraId="00000060">
      <w:pPr>
        <w:pStyle w:val="Heading2"/>
        <w:pageBreakBefore w:val="0"/>
        <w:spacing w:line="300" w:lineRule="auto"/>
        <w:rPr>
          <w:b w:val="1"/>
        </w:rPr>
        <w:pPrChange w:author="Annapurni Somasundaram" w:id="0" w:date="2022-07-21T07:06:51Z">
          <w:pPr>
            <w:pStyle w:val="Heading2"/>
            <w:pageBreakBefore w:val="0"/>
            <w:spacing w:line="300" w:lineRule="auto"/>
          </w:pPr>
        </w:pPrChange>
      </w:pPr>
      <w:bookmarkStart w:colFirst="0" w:colLast="0" w:name="_oy9tf6mlrbv9" w:id="8"/>
      <w:bookmarkEnd w:id="8"/>
      <w:r w:rsidDel="00000000" w:rsidR="00000000" w:rsidRPr="00000000">
        <w:rPr>
          <w:b w:val="1"/>
          <w:rtl w:val="0"/>
        </w:rPr>
        <w:t xml:space="preserve">Recommendation</w:t>
      </w:r>
      <w:r w:rsidDel="00000000" w:rsidR="00000000" w:rsidRPr="00000000">
        <w:rPr>
          <w:b w:val="1"/>
          <w:rtl w:val="0"/>
        </w:rPr>
        <w:t xml:space="preserve">s</w:t>
      </w:r>
    </w:p>
    <w:tbl>
      <w:tblPr>
        <w:tblStyle w:val="Table1"/>
        <w:tblW w:w="10425.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10"/>
        <w:gridCol w:w="5610"/>
        <w:gridCol w:w="1095"/>
        <w:gridCol w:w="1110"/>
        <w:gridCol w:w="2100"/>
        <w:tblGridChange w:id="0">
          <w:tblGrid>
            <w:gridCol w:w="510"/>
            <w:gridCol w:w="5610"/>
            <w:gridCol w:w="1095"/>
            <w:gridCol w:w="1110"/>
            <w:gridCol w:w="2100"/>
          </w:tblGrid>
        </w:tblGridChange>
      </w:tblGrid>
      <w:tr>
        <w:trPr>
          <w:cantSplit w:val="0"/>
          <w:trHeight w:val="555" w:hRule="atLeast"/>
          <w:tblHeader w:val="0"/>
        </w:trPr>
        <w:tc>
          <w:tcPr>
            <w:tcBorders>
              <w:top w:color="d9d9d9" w:space="0" w:sz="7" w:val="single"/>
              <w:left w:color="d9d9d9" w:space="0" w:sz="7" w:val="single"/>
              <w:bottom w:color="f3f3f3" w:space="0" w:sz="7" w:val="single"/>
              <w:right w:color="d9d9d9" w:space="0" w:sz="7" w:val="single"/>
            </w:tcBorders>
            <w:shd w:fill="0b5394" w:val="clear"/>
            <w:tcMar>
              <w:top w:w="40.0" w:type="dxa"/>
              <w:left w:w="40.0" w:type="dxa"/>
              <w:bottom w:w="40.0" w:type="dxa"/>
              <w:right w:w="40.0" w:type="dxa"/>
            </w:tcMar>
            <w:vAlign w:val="bottom"/>
          </w:tcPr>
          <w:p w:rsidR="00000000" w:rsidDel="00000000" w:rsidP="00000000" w:rsidRDefault="00000000" w:rsidRPr="00000000" w14:paraId="00000061">
            <w:pPr>
              <w:pageBreakBefore w:val="0"/>
              <w:spacing w:line="240" w:lineRule="auto"/>
              <w:jc w:val="center"/>
              <w:rPr>
                <w:b w:val="1"/>
                <w:color w:val="ffffff"/>
              </w:rPr>
            </w:pPr>
            <w:r w:rsidDel="00000000" w:rsidR="00000000" w:rsidRPr="00000000">
              <w:rPr>
                <w:b w:val="1"/>
                <w:color w:val="ffffff"/>
                <w:rtl w:val="0"/>
              </w:rPr>
              <w:t xml:space="preserve">#</w:t>
            </w:r>
          </w:p>
        </w:tc>
        <w:tc>
          <w:tcPr>
            <w:tcBorders>
              <w:top w:color="d9d9d9" w:space="0" w:sz="7" w:val="single"/>
              <w:left w:color="d9d9d9" w:space="0" w:sz="7" w:val="single"/>
              <w:bottom w:color="f3f3f3" w:space="0" w:sz="7" w:val="single"/>
              <w:right w:color="d9d9d9" w:space="0" w:sz="7" w:val="single"/>
            </w:tcBorders>
            <w:shd w:fill="0b5394" w:val="clear"/>
            <w:tcMar>
              <w:top w:w="40.0" w:type="dxa"/>
              <w:left w:w="40.0" w:type="dxa"/>
              <w:bottom w:w="40.0" w:type="dxa"/>
              <w:right w:w="40.0" w:type="dxa"/>
            </w:tcMar>
            <w:vAlign w:val="bottom"/>
          </w:tcPr>
          <w:p w:rsidR="00000000" w:rsidDel="00000000" w:rsidP="00000000" w:rsidRDefault="00000000" w:rsidRPr="00000000" w14:paraId="00000062">
            <w:pPr>
              <w:pageBreakBefore w:val="0"/>
              <w:spacing w:line="240" w:lineRule="auto"/>
              <w:ind w:left="90" w:firstLine="0"/>
              <w:rPr>
                <w:b w:val="1"/>
                <w:color w:val="ffffff"/>
              </w:rPr>
            </w:pPr>
            <w:r w:rsidDel="00000000" w:rsidR="00000000" w:rsidRPr="00000000">
              <w:rPr>
                <w:b w:val="1"/>
                <w:color w:val="ffffff"/>
                <w:rtl w:val="0"/>
              </w:rPr>
              <w:t xml:space="preserve">Recommendation</w:t>
            </w:r>
          </w:p>
        </w:tc>
        <w:tc>
          <w:tcPr>
            <w:tcBorders>
              <w:top w:color="d9d9d9" w:space="0" w:sz="7" w:val="single"/>
              <w:left w:color="d9d9d9" w:space="0" w:sz="7" w:val="single"/>
              <w:bottom w:color="f3f3f3" w:space="0" w:sz="7" w:val="single"/>
              <w:right w:color="d9d9d9" w:space="0" w:sz="7" w:val="single"/>
            </w:tcBorders>
            <w:shd w:fill="0b5394" w:val="clear"/>
            <w:tcMar>
              <w:top w:w="40.0" w:type="dxa"/>
              <w:left w:w="40.0" w:type="dxa"/>
              <w:bottom w:w="40.0" w:type="dxa"/>
              <w:right w:w="40.0" w:type="dxa"/>
            </w:tcMar>
            <w:vAlign w:val="bottom"/>
          </w:tcPr>
          <w:p w:rsidR="00000000" w:rsidDel="00000000" w:rsidP="00000000" w:rsidRDefault="00000000" w:rsidRPr="00000000" w14:paraId="00000063">
            <w:pPr>
              <w:pageBreakBefore w:val="0"/>
              <w:spacing w:line="240" w:lineRule="auto"/>
              <w:ind w:left="90" w:firstLine="0"/>
              <w:rPr>
                <w:b w:val="1"/>
                <w:color w:val="ffffff"/>
              </w:rPr>
            </w:pPr>
            <w:r w:rsidDel="00000000" w:rsidR="00000000" w:rsidRPr="00000000">
              <w:rPr>
                <w:b w:val="1"/>
                <w:color w:val="ffffff"/>
                <w:rtl w:val="0"/>
              </w:rPr>
              <w:t xml:space="preserve">Impact</w:t>
            </w:r>
          </w:p>
        </w:tc>
        <w:tc>
          <w:tcPr>
            <w:tcBorders>
              <w:top w:color="d9d9d9" w:space="0" w:sz="7" w:val="single"/>
              <w:left w:color="d9d9d9" w:space="0" w:sz="7" w:val="single"/>
              <w:bottom w:color="f3f3f3" w:space="0" w:sz="7" w:val="single"/>
              <w:right w:color="d9d9d9" w:space="0" w:sz="7" w:val="single"/>
            </w:tcBorders>
            <w:shd w:fill="0b5394" w:val="clear"/>
            <w:tcMar>
              <w:top w:w="40.0" w:type="dxa"/>
              <w:left w:w="40.0" w:type="dxa"/>
              <w:bottom w:w="40.0" w:type="dxa"/>
              <w:right w:w="40.0" w:type="dxa"/>
            </w:tcMar>
            <w:vAlign w:val="bottom"/>
          </w:tcPr>
          <w:p w:rsidR="00000000" w:rsidDel="00000000" w:rsidP="00000000" w:rsidRDefault="00000000" w:rsidRPr="00000000" w14:paraId="00000064">
            <w:pPr>
              <w:pageBreakBefore w:val="0"/>
              <w:spacing w:line="240" w:lineRule="auto"/>
              <w:ind w:left="90" w:firstLine="0"/>
              <w:rPr>
                <w:b w:val="1"/>
                <w:color w:val="ffffff"/>
              </w:rPr>
            </w:pPr>
            <w:r w:rsidDel="00000000" w:rsidR="00000000" w:rsidRPr="00000000">
              <w:rPr>
                <w:b w:val="1"/>
                <w:color w:val="ffffff"/>
                <w:rtl w:val="0"/>
              </w:rPr>
              <w:t xml:space="preserve">Effort</w:t>
            </w:r>
          </w:p>
        </w:tc>
        <w:tc>
          <w:tcPr>
            <w:tcBorders>
              <w:top w:color="d9d9d9" w:space="0" w:sz="7" w:val="single"/>
              <w:left w:color="d9d9d9" w:space="0" w:sz="7" w:val="single"/>
              <w:bottom w:color="f3f3f3" w:space="0" w:sz="7" w:val="single"/>
              <w:right w:color="d9d9d9" w:space="0" w:sz="7" w:val="single"/>
            </w:tcBorders>
            <w:shd w:fill="0b5394" w:val="clear"/>
            <w:tcMar>
              <w:top w:w="40.0" w:type="dxa"/>
              <w:left w:w="40.0" w:type="dxa"/>
              <w:bottom w:w="40.0" w:type="dxa"/>
              <w:right w:w="40.0" w:type="dxa"/>
            </w:tcMar>
            <w:vAlign w:val="bottom"/>
          </w:tcPr>
          <w:p w:rsidR="00000000" w:rsidDel="00000000" w:rsidP="00000000" w:rsidRDefault="00000000" w:rsidRPr="00000000" w14:paraId="00000065">
            <w:pPr>
              <w:pageBreakBefore w:val="0"/>
              <w:spacing w:line="240" w:lineRule="auto"/>
              <w:ind w:left="90" w:firstLine="0"/>
              <w:rPr>
                <w:b w:val="1"/>
                <w:color w:val="ffffff"/>
              </w:rPr>
            </w:pPr>
            <w:r w:rsidDel="00000000" w:rsidR="00000000" w:rsidRPr="00000000">
              <w:rPr>
                <w:b w:val="1"/>
                <w:color w:val="ffffff"/>
                <w:rtl w:val="0"/>
              </w:rPr>
              <w:t xml:space="preserve">Delivery Horizon</w:t>
            </w:r>
          </w:p>
        </w:tc>
      </w:tr>
      <w:tr>
        <w:trPr>
          <w:cantSplit w:val="0"/>
          <w:trHeight w:val="1138.3984374999998" w:hRule="atLeast"/>
          <w:tblHeader w:val="0"/>
        </w:trPr>
        <w:tc>
          <w:tcPr>
            <w:tcBorders>
              <w:top w:color="f3f3f3" w:space="0" w:sz="7" w:val="single"/>
              <w:left w:color="f3f3f3" w:space="0" w:sz="7" w:val="single"/>
              <w:bottom w:color="f3f3f3" w:space="0" w:sz="7" w:val="single"/>
              <w:right w:color="f3f3f3" w:space="0" w:sz="7" w:val="single"/>
            </w:tcBorders>
            <w:shd w:fill="def2fd" w:val="clear"/>
            <w:tcMar>
              <w:top w:w="40.0" w:type="dxa"/>
              <w:left w:w="40.0" w:type="dxa"/>
              <w:bottom w:w="40.0" w:type="dxa"/>
              <w:right w:w="40.0" w:type="dxa"/>
            </w:tcMar>
            <w:vAlign w:val="bottom"/>
          </w:tcPr>
          <w:p w:rsidR="00000000" w:rsidDel="00000000" w:rsidP="00000000" w:rsidRDefault="00000000" w:rsidRPr="00000000" w14:paraId="00000066">
            <w:pPr>
              <w:pageBreakBefore w:val="0"/>
              <w:spacing w:line="240" w:lineRule="auto"/>
              <w:jc w:val="center"/>
              <w:rPr/>
            </w:pPr>
            <w:r w:rsidDel="00000000" w:rsidR="00000000" w:rsidRPr="00000000">
              <w:rPr>
                <w:rtl w:val="0"/>
              </w:rPr>
              <w:t xml:space="preserve">1</w:t>
            </w:r>
          </w:p>
        </w:tc>
        <w:tc>
          <w:tcPr>
            <w:tcBorders>
              <w:top w:color="f3f3f3" w:space="0" w:sz="7" w:val="single"/>
              <w:left w:color="f3f3f3" w:space="0" w:sz="7" w:val="single"/>
              <w:bottom w:color="f3f3f3" w:space="0" w:sz="7" w:val="single"/>
              <w:right w:color="f3f3f3" w:space="0" w:sz="7" w:val="single"/>
            </w:tcBorders>
            <w:shd w:fill="def2fd" w:val="clear"/>
            <w:tcMar>
              <w:top w:w="40.0" w:type="dxa"/>
              <w:left w:w="40.0" w:type="dxa"/>
              <w:bottom w:w="40.0" w:type="dxa"/>
              <w:right w:w="40.0" w:type="dxa"/>
            </w:tcMar>
            <w:vAlign w:val="bottom"/>
          </w:tcPr>
          <w:p w:rsidR="00000000" w:rsidDel="00000000" w:rsidP="00000000" w:rsidRDefault="00000000" w:rsidRPr="00000000" w14:paraId="00000067">
            <w:pPr>
              <w:pageBreakBefore w:val="0"/>
              <w:spacing w:line="240" w:lineRule="auto"/>
              <w:ind w:left="90" w:firstLine="0"/>
              <w:rPr/>
            </w:pPr>
            <w:r w:rsidDel="00000000" w:rsidR="00000000" w:rsidRPr="00000000">
              <w:rPr>
                <w:rtl w:val="0"/>
              </w:rPr>
              <w:t xml:space="preserve">Engineering Excellence: Capture all details and acceptance criteria for each story, follow INVEST principle when creating stories in Jira, use a story template and DOD (Definition of Done)</w:t>
            </w:r>
          </w:p>
        </w:tc>
        <w:tc>
          <w:tcPr>
            <w:tcBorders>
              <w:top w:color="f3f3f3" w:space="0" w:sz="7" w:val="single"/>
              <w:left w:color="f3f3f3" w:space="0" w:sz="7" w:val="single"/>
              <w:bottom w:color="f3f3f3" w:space="0" w:sz="7" w:val="single"/>
              <w:right w:color="f3f3f3" w:space="0" w:sz="7" w:val="single"/>
            </w:tcBorders>
            <w:shd w:fill="def2fd" w:val="clear"/>
            <w:tcMar>
              <w:top w:w="40.0" w:type="dxa"/>
              <w:left w:w="40.0" w:type="dxa"/>
              <w:bottom w:w="40.0" w:type="dxa"/>
              <w:right w:w="40.0" w:type="dxa"/>
            </w:tcMar>
            <w:vAlign w:val="bottom"/>
          </w:tcPr>
          <w:p w:rsidR="00000000" w:rsidDel="00000000" w:rsidP="00000000" w:rsidRDefault="00000000" w:rsidRPr="00000000" w14:paraId="00000068">
            <w:pPr>
              <w:pageBreakBefore w:val="0"/>
              <w:spacing w:line="240" w:lineRule="auto"/>
              <w:ind w:left="90" w:firstLine="0"/>
              <w:rPr/>
            </w:pPr>
            <w:r w:rsidDel="00000000" w:rsidR="00000000" w:rsidRPr="00000000">
              <w:rPr>
                <w:rtl w:val="0"/>
              </w:rPr>
              <w:t xml:space="preserve">High</w:t>
            </w:r>
          </w:p>
        </w:tc>
        <w:tc>
          <w:tcPr>
            <w:tcBorders>
              <w:top w:color="f3f3f3" w:space="0" w:sz="7" w:val="single"/>
              <w:left w:color="f3f3f3" w:space="0" w:sz="7" w:val="single"/>
              <w:bottom w:color="f3f3f3" w:space="0" w:sz="7" w:val="single"/>
              <w:right w:color="f3f3f3" w:space="0" w:sz="7" w:val="single"/>
            </w:tcBorders>
            <w:shd w:fill="def2fd" w:val="clear"/>
            <w:tcMar>
              <w:top w:w="40.0" w:type="dxa"/>
              <w:left w:w="40.0" w:type="dxa"/>
              <w:bottom w:w="40.0" w:type="dxa"/>
              <w:right w:w="40.0" w:type="dxa"/>
            </w:tcMar>
            <w:vAlign w:val="bottom"/>
          </w:tcPr>
          <w:p w:rsidR="00000000" w:rsidDel="00000000" w:rsidP="00000000" w:rsidRDefault="00000000" w:rsidRPr="00000000" w14:paraId="00000069">
            <w:pPr>
              <w:pageBreakBefore w:val="0"/>
              <w:spacing w:line="240" w:lineRule="auto"/>
              <w:ind w:left="90" w:firstLine="0"/>
              <w:rPr/>
            </w:pPr>
            <w:r w:rsidDel="00000000" w:rsidR="00000000" w:rsidRPr="00000000">
              <w:rPr>
                <w:rtl w:val="0"/>
              </w:rPr>
            </w:r>
          </w:p>
        </w:tc>
        <w:tc>
          <w:tcPr>
            <w:vMerge w:val="restart"/>
            <w:tcBorders>
              <w:top w:color="f3f3f3" w:space="0" w:sz="7" w:val="single"/>
              <w:left w:color="f3f3f3" w:space="0" w:sz="7" w:val="single"/>
              <w:bottom w:color="f3f3f3" w:space="0" w:sz="7" w:val="single"/>
              <w:right w:color="f3f3f3" w:space="0" w:sz="7" w:val="single"/>
            </w:tcBorders>
            <w:shd w:fill="def2fd" w:val="clear"/>
            <w:tcMar>
              <w:top w:w="40.0" w:type="dxa"/>
              <w:left w:w="40.0" w:type="dxa"/>
              <w:bottom w:w="40.0" w:type="dxa"/>
              <w:right w:w="40.0" w:type="dxa"/>
            </w:tcMar>
            <w:vAlign w:val="center"/>
          </w:tcPr>
          <w:p w:rsidR="00000000" w:rsidDel="00000000" w:rsidP="00000000" w:rsidRDefault="00000000" w:rsidRPr="00000000" w14:paraId="0000006A">
            <w:pPr>
              <w:pageBreakBefore w:val="0"/>
              <w:spacing w:line="240" w:lineRule="auto"/>
              <w:ind w:left="90" w:firstLine="0"/>
              <w:rPr/>
            </w:pPr>
            <w:r w:rsidDel="00000000" w:rsidR="00000000" w:rsidRPr="00000000">
              <w:rPr>
                <w:rtl w:val="0"/>
              </w:rPr>
            </w:r>
          </w:p>
        </w:tc>
      </w:tr>
      <w:tr>
        <w:trPr>
          <w:cantSplit w:val="0"/>
          <w:trHeight w:val="555" w:hRule="atLeast"/>
          <w:tblHeader w:val="0"/>
        </w:trPr>
        <w:tc>
          <w:tcPr>
            <w:tcBorders>
              <w:top w:color="f3f3f3" w:space="0" w:sz="7" w:val="single"/>
              <w:left w:color="f3f3f3" w:space="0" w:sz="7" w:val="single"/>
              <w:bottom w:color="f3f3f3" w:space="0" w:sz="7" w:val="single"/>
              <w:right w:color="f3f3f3" w:space="0" w:sz="7" w:val="single"/>
            </w:tcBorders>
            <w:shd w:fill="def2fd" w:val="clear"/>
            <w:tcMar>
              <w:top w:w="40.0" w:type="dxa"/>
              <w:left w:w="40.0" w:type="dxa"/>
              <w:bottom w:w="40.0" w:type="dxa"/>
              <w:right w:w="40.0" w:type="dxa"/>
            </w:tcMar>
            <w:vAlign w:val="bottom"/>
          </w:tcPr>
          <w:p w:rsidR="00000000" w:rsidDel="00000000" w:rsidP="00000000" w:rsidRDefault="00000000" w:rsidRPr="00000000" w14:paraId="0000006B">
            <w:pPr>
              <w:pageBreakBefore w:val="0"/>
              <w:spacing w:line="240" w:lineRule="auto"/>
              <w:jc w:val="center"/>
              <w:rPr/>
            </w:pPr>
            <w:r w:rsidDel="00000000" w:rsidR="00000000" w:rsidRPr="00000000">
              <w:rPr>
                <w:rtl w:val="0"/>
              </w:rPr>
              <w:t xml:space="preserve">2</w:t>
            </w:r>
          </w:p>
        </w:tc>
        <w:tc>
          <w:tcPr>
            <w:tcBorders>
              <w:top w:color="f3f3f3" w:space="0" w:sz="7" w:val="single"/>
              <w:left w:color="f3f3f3" w:space="0" w:sz="7" w:val="single"/>
              <w:bottom w:color="f3f3f3" w:space="0" w:sz="7" w:val="single"/>
              <w:right w:color="f3f3f3" w:space="0" w:sz="7" w:val="single"/>
            </w:tcBorders>
            <w:shd w:fill="def2fd" w:val="clear"/>
            <w:tcMar>
              <w:top w:w="40.0" w:type="dxa"/>
              <w:left w:w="40.0" w:type="dxa"/>
              <w:bottom w:w="40.0" w:type="dxa"/>
              <w:right w:w="40.0" w:type="dxa"/>
            </w:tcMar>
            <w:vAlign w:val="bottom"/>
          </w:tcPr>
          <w:p w:rsidR="00000000" w:rsidDel="00000000" w:rsidP="00000000" w:rsidRDefault="00000000" w:rsidRPr="00000000" w14:paraId="0000006C">
            <w:pPr>
              <w:pageBreakBefore w:val="0"/>
              <w:spacing w:line="240" w:lineRule="auto"/>
              <w:ind w:left="90" w:firstLine="0"/>
              <w:rPr/>
            </w:pPr>
            <w:r w:rsidDel="00000000" w:rsidR="00000000" w:rsidRPr="00000000">
              <w:rPr>
                <w:rtl w:val="0"/>
              </w:rPr>
              <w:t xml:space="preserve">Quality Assurance: Shorten the feedback loop time between developers and QAs</w:t>
            </w:r>
          </w:p>
        </w:tc>
        <w:tc>
          <w:tcPr>
            <w:tcBorders>
              <w:top w:color="f3f3f3" w:space="0" w:sz="7" w:val="single"/>
              <w:left w:color="f3f3f3" w:space="0" w:sz="7" w:val="single"/>
              <w:bottom w:color="f3f3f3" w:space="0" w:sz="7" w:val="single"/>
              <w:right w:color="f3f3f3" w:space="0" w:sz="7" w:val="single"/>
            </w:tcBorders>
            <w:shd w:fill="def2fd" w:val="clear"/>
            <w:tcMar>
              <w:top w:w="40.0" w:type="dxa"/>
              <w:left w:w="40.0" w:type="dxa"/>
              <w:bottom w:w="40.0" w:type="dxa"/>
              <w:right w:w="40.0" w:type="dxa"/>
            </w:tcMar>
            <w:vAlign w:val="bottom"/>
          </w:tcPr>
          <w:p w:rsidR="00000000" w:rsidDel="00000000" w:rsidP="00000000" w:rsidRDefault="00000000" w:rsidRPr="00000000" w14:paraId="0000006D">
            <w:pPr>
              <w:pageBreakBefore w:val="0"/>
              <w:spacing w:line="240" w:lineRule="auto"/>
              <w:ind w:left="0" w:firstLine="90"/>
              <w:rPr/>
            </w:pPr>
            <w:r w:rsidDel="00000000" w:rsidR="00000000" w:rsidRPr="00000000">
              <w:rPr>
                <w:rtl w:val="0"/>
              </w:rPr>
              <w:t xml:space="preserve">High</w:t>
            </w:r>
          </w:p>
        </w:tc>
        <w:tc>
          <w:tcPr>
            <w:tcBorders>
              <w:top w:color="f3f3f3" w:space="0" w:sz="7" w:val="single"/>
              <w:left w:color="f3f3f3" w:space="0" w:sz="7" w:val="single"/>
              <w:bottom w:color="f3f3f3" w:space="0" w:sz="7" w:val="single"/>
              <w:right w:color="f3f3f3" w:space="0" w:sz="7" w:val="single"/>
            </w:tcBorders>
            <w:shd w:fill="def2fd" w:val="clear"/>
            <w:tcMar>
              <w:top w:w="40.0" w:type="dxa"/>
              <w:left w:w="40.0" w:type="dxa"/>
              <w:bottom w:w="40.0" w:type="dxa"/>
              <w:right w:w="40.0" w:type="dxa"/>
            </w:tcMar>
            <w:vAlign w:val="bottom"/>
          </w:tcPr>
          <w:p w:rsidR="00000000" w:rsidDel="00000000" w:rsidP="00000000" w:rsidRDefault="00000000" w:rsidRPr="00000000" w14:paraId="0000006E">
            <w:pPr>
              <w:pageBreakBefore w:val="0"/>
              <w:spacing w:line="240" w:lineRule="auto"/>
              <w:ind w:left="90" w:firstLine="0"/>
              <w:rPr/>
            </w:pPr>
            <w:r w:rsidDel="00000000" w:rsidR="00000000" w:rsidRPr="00000000">
              <w:rPr>
                <w:rtl w:val="0"/>
              </w:rPr>
              <w:t xml:space="preserve">High</w:t>
            </w:r>
          </w:p>
        </w:tc>
        <w:tc>
          <w:tcPr>
            <w:vMerge w:val="continue"/>
            <w:tcBorders>
              <w:top w:color="f3f3f3" w:space="0" w:sz="7" w:val="single"/>
              <w:left w:color="f3f3f3" w:space="0" w:sz="7" w:val="single"/>
              <w:bottom w:color="f3f3f3" w:space="0" w:sz="7" w:val="single"/>
              <w:right w:color="f3f3f3" w:space="0" w:sz="7" w:val="single"/>
            </w:tcBorders>
            <w:shd w:fill="def2fd" w:val="clear"/>
            <w:tcMar>
              <w:top w:w="40.0" w:type="dxa"/>
              <w:left w:w="40.0" w:type="dxa"/>
              <w:bottom w:w="40.0" w:type="dxa"/>
              <w:right w:w="40.0" w:type="dxa"/>
            </w:tcMar>
            <w:vAlign w:val="center"/>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rHeight w:val="555" w:hRule="atLeast"/>
          <w:tblHeader w:val="0"/>
        </w:trPr>
        <w:tc>
          <w:tcPr>
            <w:tcBorders>
              <w:top w:color="f3f3f3" w:space="0" w:sz="7" w:val="single"/>
              <w:left w:color="f3f3f3" w:space="0" w:sz="7" w:val="single"/>
              <w:bottom w:color="f3f3f3" w:space="0" w:sz="7" w:val="single"/>
              <w:right w:color="f3f3f3" w:space="0" w:sz="7" w:val="single"/>
            </w:tcBorders>
            <w:shd w:fill="def2fd" w:val="clear"/>
            <w:tcMar>
              <w:top w:w="40.0" w:type="dxa"/>
              <w:left w:w="40.0" w:type="dxa"/>
              <w:bottom w:w="40.0" w:type="dxa"/>
              <w:right w:w="40.0" w:type="dxa"/>
            </w:tcMar>
            <w:vAlign w:val="bottom"/>
          </w:tcPr>
          <w:p w:rsidR="00000000" w:rsidDel="00000000" w:rsidP="00000000" w:rsidRDefault="00000000" w:rsidRPr="00000000" w14:paraId="00000070">
            <w:pPr>
              <w:pageBreakBefore w:val="0"/>
              <w:spacing w:line="240" w:lineRule="auto"/>
              <w:jc w:val="center"/>
              <w:rPr/>
            </w:pPr>
            <w:r w:rsidDel="00000000" w:rsidR="00000000" w:rsidRPr="00000000">
              <w:rPr>
                <w:rtl w:val="0"/>
              </w:rPr>
              <w:t xml:space="preserve">3</w:t>
            </w:r>
          </w:p>
        </w:tc>
        <w:tc>
          <w:tcPr>
            <w:tcBorders>
              <w:top w:color="f3f3f3" w:space="0" w:sz="7" w:val="single"/>
              <w:left w:color="f3f3f3" w:space="0" w:sz="7" w:val="single"/>
              <w:bottom w:color="f3f3f3" w:space="0" w:sz="7" w:val="single"/>
              <w:right w:color="f3f3f3" w:space="0" w:sz="7" w:val="single"/>
            </w:tcBorders>
            <w:shd w:fill="def2fd" w:val="clear"/>
            <w:tcMar>
              <w:top w:w="40.0" w:type="dxa"/>
              <w:left w:w="40.0" w:type="dxa"/>
              <w:bottom w:w="40.0" w:type="dxa"/>
              <w:right w:w="40.0" w:type="dxa"/>
            </w:tcMar>
            <w:vAlign w:val="bottom"/>
          </w:tcPr>
          <w:p w:rsidR="00000000" w:rsidDel="00000000" w:rsidP="00000000" w:rsidRDefault="00000000" w:rsidRPr="00000000" w14:paraId="00000071">
            <w:pPr>
              <w:pageBreakBefore w:val="0"/>
              <w:spacing w:line="240" w:lineRule="auto"/>
              <w:ind w:left="90" w:firstLine="0"/>
              <w:rPr/>
            </w:pPr>
            <w:r w:rsidDel="00000000" w:rsidR="00000000" w:rsidRPr="00000000">
              <w:rPr>
                <w:rtl w:val="0"/>
              </w:rPr>
              <w:t xml:space="preserve">Architecture &amp; Security: Update framework, libraries and tools, to latest stable versions</w:t>
            </w:r>
          </w:p>
        </w:tc>
        <w:tc>
          <w:tcPr>
            <w:tcBorders>
              <w:top w:color="f3f3f3" w:space="0" w:sz="7" w:val="single"/>
              <w:left w:color="f3f3f3" w:space="0" w:sz="7" w:val="single"/>
              <w:bottom w:color="f3f3f3" w:space="0" w:sz="7" w:val="single"/>
              <w:right w:color="f3f3f3" w:space="0" w:sz="7" w:val="single"/>
            </w:tcBorders>
            <w:shd w:fill="def2fd" w:val="clear"/>
            <w:tcMar>
              <w:top w:w="40.0" w:type="dxa"/>
              <w:left w:w="40.0" w:type="dxa"/>
              <w:bottom w:w="40.0" w:type="dxa"/>
              <w:right w:w="40.0" w:type="dxa"/>
            </w:tcMar>
            <w:vAlign w:val="bottom"/>
          </w:tcPr>
          <w:p w:rsidR="00000000" w:rsidDel="00000000" w:rsidP="00000000" w:rsidRDefault="00000000" w:rsidRPr="00000000" w14:paraId="00000072">
            <w:pPr>
              <w:pageBreakBefore w:val="0"/>
              <w:spacing w:line="240" w:lineRule="auto"/>
              <w:ind w:left="90" w:firstLine="0"/>
              <w:rPr/>
            </w:pPr>
            <w:r w:rsidDel="00000000" w:rsidR="00000000" w:rsidRPr="00000000">
              <w:rPr>
                <w:rtl w:val="0"/>
              </w:rPr>
              <w:t xml:space="preserve">High</w:t>
            </w:r>
          </w:p>
        </w:tc>
        <w:tc>
          <w:tcPr>
            <w:tcBorders>
              <w:top w:color="f3f3f3" w:space="0" w:sz="7" w:val="single"/>
              <w:left w:color="f3f3f3" w:space="0" w:sz="7" w:val="single"/>
              <w:bottom w:color="f3f3f3" w:space="0" w:sz="7" w:val="single"/>
              <w:right w:color="f3f3f3" w:space="0" w:sz="7" w:val="single"/>
            </w:tcBorders>
            <w:shd w:fill="def2fd" w:val="clear"/>
            <w:tcMar>
              <w:top w:w="40.0" w:type="dxa"/>
              <w:left w:w="40.0" w:type="dxa"/>
              <w:bottom w:w="40.0" w:type="dxa"/>
              <w:right w:w="40.0" w:type="dxa"/>
            </w:tcMar>
            <w:vAlign w:val="bottom"/>
          </w:tcPr>
          <w:p w:rsidR="00000000" w:rsidDel="00000000" w:rsidP="00000000" w:rsidRDefault="00000000" w:rsidRPr="00000000" w14:paraId="00000073">
            <w:pPr>
              <w:pageBreakBefore w:val="0"/>
              <w:spacing w:line="240" w:lineRule="auto"/>
              <w:ind w:left="90" w:firstLine="0"/>
              <w:rPr/>
            </w:pPr>
            <w:r w:rsidDel="00000000" w:rsidR="00000000" w:rsidRPr="00000000">
              <w:rPr>
                <w:rtl w:val="0"/>
              </w:rPr>
              <w:t xml:space="preserve">Low</w:t>
            </w:r>
          </w:p>
        </w:tc>
        <w:tc>
          <w:tcPr>
            <w:vMerge w:val="continue"/>
            <w:tcBorders>
              <w:top w:color="f3f3f3" w:space="0" w:sz="7" w:val="single"/>
              <w:left w:color="f3f3f3" w:space="0" w:sz="7" w:val="single"/>
              <w:bottom w:color="f3f3f3" w:space="0" w:sz="7" w:val="single"/>
              <w:right w:color="f3f3f3" w:space="0" w:sz="7" w:val="single"/>
            </w:tcBorders>
            <w:shd w:fill="def2fd" w:val="clear"/>
            <w:tcMar>
              <w:top w:w="40.0" w:type="dxa"/>
              <w:left w:w="40.0" w:type="dxa"/>
              <w:bottom w:w="40.0" w:type="dxa"/>
              <w:right w:w="40.0" w:type="dxa"/>
            </w:tcMar>
            <w:vAlign w:val="center"/>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rHeight w:val="555" w:hRule="atLeast"/>
          <w:tblHeader w:val="0"/>
        </w:trPr>
        <w:tc>
          <w:tcPr>
            <w:tcBorders>
              <w:top w:color="f3f3f3" w:space="0" w:sz="7" w:val="single"/>
              <w:left w:color="f3f3f3" w:space="0" w:sz="7" w:val="single"/>
              <w:bottom w:color="f3f3f3" w:space="0" w:sz="7" w:val="single"/>
              <w:right w:color="f3f3f3" w:space="0" w:sz="7" w:val="single"/>
            </w:tcBorders>
            <w:shd w:fill="def2fd" w:val="clear"/>
            <w:tcMar>
              <w:top w:w="40.0" w:type="dxa"/>
              <w:left w:w="40.0" w:type="dxa"/>
              <w:bottom w:w="40.0" w:type="dxa"/>
              <w:right w:w="40.0" w:type="dxa"/>
            </w:tcMar>
            <w:vAlign w:val="bottom"/>
          </w:tcPr>
          <w:p w:rsidR="00000000" w:rsidDel="00000000" w:rsidP="00000000" w:rsidRDefault="00000000" w:rsidRPr="00000000" w14:paraId="00000075">
            <w:pPr>
              <w:pageBreakBefore w:val="0"/>
              <w:spacing w:line="240" w:lineRule="auto"/>
              <w:jc w:val="center"/>
              <w:rPr/>
            </w:pPr>
            <w:r w:rsidDel="00000000" w:rsidR="00000000" w:rsidRPr="00000000">
              <w:rPr>
                <w:rtl w:val="0"/>
              </w:rPr>
              <w:t xml:space="preserve">4</w:t>
            </w:r>
          </w:p>
        </w:tc>
        <w:tc>
          <w:tcPr>
            <w:tcBorders>
              <w:top w:color="f3f3f3" w:space="0" w:sz="7" w:val="single"/>
              <w:left w:color="f3f3f3" w:space="0" w:sz="7" w:val="single"/>
              <w:bottom w:color="f3f3f3" w:space="0" w:sz="7" w:val="single"/>
              <w:right w:color="f3f3f3" w:space="0" w:sz="7" w:val="single"/>
            </w:tcBorders>
            <w:shd w:fill="def2fd" w:val="clear"/>
            <w:tcMar>
              <w:top w:w="40.0" w:type="dxa"/>
              <w:left w:w="40.0" w:type="dxa"/>
              <w:bottom w:w="40.0" w:type="dxa"/>
              <w:right w:w="40.0" w:type="dxa"/>
            </w:tcMar>
            <w:vAlign w:val="bottom"/>
          </w:tcPr>
          <w:p w:rsidR="00000000" w:rsidDel="00000000" w:rsidP="00000000" w:rsidRDefault="00000000" w:rsidRPr="00000000" w14:paraId="00000076">
            <w:pPr>
              <w:pageBreakBefore w:val="0"/>
              <w:spacing w:line="240" w:lineRule="auto"/>
              <w:ind w:left="90" w:firstLine="0"/>
              <w:rPr/>
            </w:pPr>
            <w:r w:rsidDel="00000000" w:rsidR="00000000" w:rsidRPr="00000000">
              <w:rPr>
                <w:rtl w:val="0"/>
              </w:rPr>
              <w:t xml:space="preserve">Architecture: Refactor/Redesign the UI layer on a single stack (React)</w:t>
            </w:r>
          </w:p>
        </w:tc>
        <w:tc>
          <w:tcPr>
            <w:tcBorders>
              <w:top w:color="f3f3f3" w:space="0" w:sz="7" w:val="single"/>
              <w:left w:color="f3f3f3" w:space="0" w:sz="7" w:val="single"/>
              <w:bottom w:color="f3f3f3" w:space="0" w:sz="7" w:val="single"/>
              <w:right w:color="f3f3f3" w:space="0" w:sz="7" w:val="single"/>
            </w:tcBorders>
            <w:shd w:fill="def2fd" w:val="clear"/>
            <w:tcMar>
              <w:top w:w="40.0" w:type="dxa"/>
              <w:left w:w="40.0" w:type="dxa"/>
              <w:bottom w:w="40.0" w:type="dxa"/>
              <w:right w:w="40.0" w:type="dxa"/>
            </w:tcMar>
            <w:vAlign w:val="bottom"/>
          </w:tcPr>
          <w:p w:rsidR="00000000" w:rsidDel="00000000" w:rsidP="00000000" w:rsidRDefault="00000000" w:rsidRPr="00000000" w14:paraId="00000077">
            <w:pPr>
              <w:pageBreakBefore w:val="0"/>
              <w:spacing w:line="240" w:lineRule="auto"/>
              <w:ind w:left="90" w:firstLine="0"/>
              <w:rPr/>
            </w:pPr>
            <w:r w:rsidDel="00000000" w:rsidR="00000000" w:rsidRPr="00000000">
              <w:rPr>
                <w:rtl w:val="0"/>
              </w:rPr>
              <w:t xml:space="preserve">High</w:t>
            </w:r>
          </w:p>
        </w:tc>
        <w:tc>
          <w:tcPr>
            <w:tcBorders>
              <w:top w:color="f3f3f3" w:space="0" w:sz="7" w:val="single"/>
              <w:left w:color="f3f3f3" w:space="0" w:sz="7" w:val="single"/>
              <w:bottom w:color="f3f3f3" w:space="0" w:sz="7" w:val="single"/>
              <w:right w:color="f3f3f3" w:space="0" w:sz="7" w:val="single"/>
            </w:tcBorders>
            <w:shd w:fill="def2fd" w:val="clear"/>
            <w:tcMar>
              <w:top w:w="40.0" w:type="dxa"/>
              <w:left w:w="40.0" w:type="dxa"/>
              <w:bottom w:w="40.0" w:type="dxa"/>
              <w:right w:w="40.0" w:type="dxa"/>
            </w:tcMar>
            <w:vAlign w:val="bottom"/>
          </w:tcPr>
          <w:p w:rsidR="00000000" w:rsidDel="00000000" w:rsidP="00000000" w:rsidRDefault="00000000" w:rsidRPr="00000000" w14:paraId="00000078">
            <w:pPr>
              <w:pageBreakBefore w:val="0"/>
              <w:spacing w:line="240" w:lineRule="auto"/>
              <w:ind w:left="90" w:firstLine="0"/>
              <w:rPr/>
            </w:pPr>
            <w:r w:rsidDel="00000000" w:rsidR="00000000" w:rsidRPr="00000000">
              <w:rPr>
                <w:rtl w:val="0"/>
              </w:rPr>
              <w:t xml:space="preserve">High</w:t>
            </w:r>
          </w:p>
        </w:tc>
        <w:tc>
          <w:tcPr>
            <w:vMerge w:val="continue"/>
            <w:tcBorders>
              <w:top w:color="f3f3f3" w:space="0" w:sz="7" w:val="single"/>
              <w:left w:color="f3f3f3" w:space="0" w:sz="7" w:val="single"/>
              <w:bottom w:color="f3f3f3" w:space="0" w:sz="7" w:val="single"/>
              <w:right w:color="f3f3f3" w:space="0" w:sz="7" w:val="single"/>
            </w:tcBorders>
            <w:shd w:fill="def2fd" w:val="clear"/>
            <w:tcMar>
              <w:top w:w="40.0" w:type="dxa"/>
              <w:left w:w="40.0" w:type="dxa"/>
              <w:bottom w:w="40.0" w:type="dxa"/>
              <w:right w:w="40.0" w:type="dxa"/>
            </w:tcMar>
            <w:vAlign w:val="center"/>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rHeight w:val="555" w:hRule="atLeast"/>
          <w:tblHeader w:val="0"/>
        </w:trPr>
        <w:tc>
          <w:tcPr>
            <w:tcBorders>
              <w:top w:color="f3f3f3" w:space="0" w:sz="7" w:val="single"/>
              <w:left w:color="f3f3f3" w:space="0" w:sz="7" w:val="single"/>
              <w:bottom w:color="f3f3f3" w:space="0" w:sz="7" w:val="single"/>
              <w:right w:color="f3f3f3" w:space="0" w:sz="7" w:val="single"/>
            </w:tcBorders>
            <w:shd w:fill="def2fd" w:val="clear"/>
            <w:tcMar>
              <w:top w:w="40.0" w:type="dxa"/>
              <w:left w:w="40.0" w:type="dxa"/>
              <w:bottom w:w="40.0" w:type="dxa"/>
              <w:right w:w="40.0" w:type="dxa"/>
            </w:tcMar>
            <w:vAlign w:val="bottom"/>
          </w:tcPr>
          <w:p w:rsidR="00000000" w:rsidDel="00000000" w:rsidP="00000000" w:rsidRDefault="00000000" w:rsidRPr="00000000" w14:paraId="0000007A">
            <w:pPr>
              <w:pageBreakBefore w:val="0"/>
              <w:spacing w:line="240" w:lineRule="auto"/>
              <w:jc w:val="center"/>
              <w:rPr/>
            </w:pPr>
            <w:r w:rsidDel="00000000" w:rsidR="00000000" w:rsidRPr="00000000">
              <w:rPr>
                <w:rtl w:val="0"/>
              </w:rPr>
              <w:t xml:space="preserve">5</w:t>
            </w:r>
          </w:p>
        </w:tc>
        <w:tc>
          <w:tcPr>
            <w:tcBorders>
              <w:top w:color="f3f3f3" w:space="0" w:sz="7" w:val="single"/>
              <w:left w:color="f3f3f3" w:space="0" w:sz="7" w:val="single"/>
              <w:bottom w:color="f3f3f3" w:space="0" w:sz="7" w:val="single"/>
              <w:right w:color="f3f3f3" w:space="0" w:sz="7" w:val="single"/>
            </w:tcBorders>
            <w:shd w:fill="def2fd" w:val="clear"/>
            <w:tcMar>
              <w:top w:w="40.0" w:type="dxa"/>
              <w:left w:w="40.0" w:type="dxa"/>
              <w:bottom w:w="40.0" w:type="dxa"/>
              <w:right w:w="40.0" w:type="dxa"/>
            </w:tcMar>
            <w:vAlign w:val="bottom"/>
          </w:tcPr>
          <w:p w:rsidR="00000000" w:rsidDel="00000000" w:rsidP="00000000" w:rsidRDefault="00000000" w:rsidRPr="00000000" w14:paraId="0000007B">
            <w:pPr>
              <w:pageBreakBefore w:val="0"/>
              <w:spacing w:line="240" w:lineRule="auto"/>
              <w:ind w:left="90" w:firstLine="0"/>
              <w:rPr/>
            </w:pPr>
            <w:r w:rsidDel="00000000" w:rsidR="00000000" w:rsidRPr="00000000">
              <w:rPr>
                <w:rtl w:val="0"/>
              </w:rPr>
              <w:t xml:space="preserve">Security: Ensure sensitive data is handled securely (credentials etc)</w:t>
            </w:r>
          </w:p>
        </w:tc>
        <w:tc>
          <w:tcPr>
            <w:tcBorders>
              <w:top w:color="f3f3f3" w:space="0" w:sz="7" w:val="single"/>
              <w:left w:color="f3f3f3" w:space="0" w:sz="7" w:val="single"/>
              <w:bottom w:color="f3f3f3" w:space="0" w:sz="7" w:val="single"/>
              <w:right w:color="f3f3f3" w:space="0" w:sz="7" w:val="single"/>
            </w:tcBorders>
            <w:shd w:fill="def2fd" w:val="clear"/>
            <w:tcMar>
              <w:top w:w="40.0" w:type="dxa"/>
              <w:left w:w="40.0" w:type="dxa"/>
              <w:bottom w:w="40.0" w:type="dxa"/>
              <w:right w:w="40.0" w:type="dxa"/>
            </w:tcMar>
            <w:vAlign w:val="bottom"/>
          </w:tcPr>
          <w:p w:rsidR="00000000" w:rsidDel="00000000" w:rsidP="00000000" w:rsidRDefault="00000000" w:rsidRPr="00000000" w14:paraId="0000007C">
            <w:pPr>
              <w:pageBreakBefore w:val="0"/>
              <w:spacing w:line="240" w:lineRule="auto"/>
              <w:ind w:left="90" w:firstLine="0"/>
              <w:rPr/>
            </w:pPr>
            <w:r w:rsidDel="00000000" w:rsidR="00000000" w:rsidRPr="00000000">
              <w:rPr>
                <w:rtl w:val="0"/>
              </w:rPr>
              <w:t xml:space="preserve">High</w:t>
            </w:r>
          </w:p>
        </w:tc>
        <w:tc>
          <w:tcPr>
            <w:tcBorders>
              <w:top w:color="f3f3f3" w:space="0" w:sz="7" w:val="single"/>
              <w:left w:color="f3f3f3" w:space="0" w:sz="7" w:val="single"/>
              <w:bottom w:color="f3f3f3" w:space="0" w:sz="7" w:val="single"/>
              <w:right w:color="f3f3f3" w:space="0" w:sz="7" w:val="single"/>
            </w:tcBorders>
            <w:shd w:fill="def2fd" w:val="clear"/>
            <w:tcMar>
              <w:top w:w="40.0" w:type="dxa"/>
              <w:left w:w="40.0" w:type="dxa"/>
              <w:bottom w:w="40.0" w:type="dxa"/>
              <w:right w:w="40.0" w:type="dxa"/>
            </w:tcMar>
            <w:vAlign w:val="bottom"/>
          </w:tcPr>
          <w:p w:rsidR="00000000" w:rsidDel="00000000" w:rsidP="00000000" w:rsidRDefault="00000000" w:rsidRPr="00000000" w14:paraId="0000007D">
            <w:pPr>
              <w:pageBreakBefore w:val="0"/>
              <w:spacing w:line="240" w:lineRule="auto"/>
              <w:ind w:left="90" w:firstLine="0"/>
              <w:rPr/>
            </w:pPr>
            <w:r w:rsidDel="00000000" w:rsidR="00000000" w:rsidRPr="00000000">
              <w:rPr>
                <w:rtl w:val="0"/>
              </w:rPr>
              <w:t xml:space="preserve">Low</w:t>
            </w:r>
          </w:p>
        </w:tc>
        <w:tc>
          <w:tcPr>
            <w:vMerge w:val="continue"/>
            <w:tcBorders>
              <w:top w:color="f3f3f3" w:space="0" w:sz="7" w:val="single"/>
              <w:left w:color="f3f3f3" w:space="0" w:sz="7" w:val="single"/>
              <w:bottom w:color="f3f3f3" w:space="0" w:sz="7" w:val="single"/>
              <w:right w:color="f3f3f3" w:space="0" w:sz="7" w:val="single"/>
            </w:tcBorders>
            <w:shd w:fill="def2fd" w:val="clear"/>
            <w:tcMar>
              <w:top w:w="40.0" w:type="dxa"/>
              <w:left w:w="40.0" w:type="dxa"/>
              <w:bottom w:w="40.0" w:type="dxa"/>
              <w:right w:w="40.0" w:type="dxa"/>
            </w:tcMar>
            <w:vAlign w:val="center"/>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rHeight w:val="555" w:hRule="atLeast"/>
          <w:tblHeader w:val="0"/>
        </w:trPr>
        <w:tc>
          <w:tcPr>
            <w:tcBorders>
              <w:top w:color="f3f3f3" w:space="0" w:sz="7" w:val="single"/>
              <w:left w:color="f3f3f3" w:space="0" w:sz="7" w:val="single"/>
              <w:bottom w:color="f3f3f3" w:space="0" w:sz="7" w:val="single"/>
              <w:right w:color="f3f3f3" w:space="0" w:sz="7" w:val="single"/>
            </w:tcBorders>
            <w:shd w:fill="def2fd" w:val="clear"/>
            <w:tcMar>
              <w:top w:w="40.0" w:type="dxa"/>
              <w:left w:w="40.0" w:type="dxa"/>
              <w:bottom w:w="40.0" w:type="dxa"/>
              <w:right w:w="40.0" w:type="dxa"/>
            </w:tcMar>
            <w:vAlign w:val="bottom"/>
          </w:tcPr>
          <w:p w:rsidR="00000000" w:rsidDel="00000000" w:rsidP="00000000" w:rsidRDefault="00000000" w:rsidRPr="00000000" w14:paraId="0000007F">
            <w:pPr>
              <w:pageBreakBefore w:val="0"/>
              <w:spacing w:line="240" w:lineRule="auto"/>
              <w:jc w:val="center"/>
              <w:rPr/>
            </w:pPr>
            <w:r w:rsidDel="00000000" w:rsidR="00000000" w:rsidRPr="00000000">
              <w:rPr>
                <w:rtl w:val="0"/>
              </w:rPr>
              <w:t xml:space="preserve">6</w:t>
            </w:r>
          </w:p>
        </w:tc>
        <w:tc>
          <w:tcPr>
            <w:tcBorders>
              <w:top w:color="f3f3f3" w:space="0" w:sz="7" w:val="single"/>
              <w:left w:color="f3f3f3" w:space="0" w:sz="7" w:val="single"/>
              <w:bottom w:color="f3f3f3" w:space="0" w:sz="7" w:val="single"/>
              <w:right w:color="f3f3f3" w:space="0" w:sz="7" w:val="single"/>
            </w:tcBorders>
            <w:shd w:fill="def2fd" w:val="clear"/>
            <w:tcMar>
              <w:top w:w="40.0" w:type="dxa"/>
              <w:left w:w="40.0" w:type="dxa"/>
              <w:bottom w:w="40.0" w:type="dxa"/>
              <w:right w:w="40.0" w:type="dxa"/>
            </w:tcMar>
            <w:vAlign w:val="bottom"/>
          </w:tcPr>
          <w:p w:rsidR="00000000" w:rsidDel="00000000" w:rsidP="00000000" w:rsidRDefault="00000000" w:rsidRPr="00000000" w14:paraId="00000080">
            <w:pPr>
              <w:pageBreakBefore w:val="0"/>
              <w:spacing w:line="240" w:lineRule="auto"/>
              <w:ind w:left="90" w:firstLine="0"/>
              <w:rPr/>
            </w:pPr>
            <w:r w:rsidDel="00000000" w:rsidR="00000000" w:rsidRPr="00000000">
              <w:rPr>
                <w:rtl w:val="0"/>
              </w:rPr>
              <w:t xml:space="preserve">Security: Implement Proper Session management</w:t>
            </w:r>
          </w:p>
        </w:tc>
        <w:tc>
          <w:tcPr>
            <w:tcBorders>
              <w:top w:color="f3f3f3" w:space="0" w:sz="7" w:val="single"/>
              <w:left w:color="f3f3f3" w:space="0" w:sz="7" w:val="single"/>
              <w:bottom w:color="f3f3f3" w:space="0" w:sz="7" w:val="single"/>
              <w:right w:color="f3f3f3" w:space="0" w:sz="7" w:val="single"/>
            </w:tcBorders>
            <w:shd w:fill="def2fd" w:val="clear"/>
            <w:tcMar>
              <w:top w:w="40.0" w:type="dxa"/>
              <w:left w:w="40.0" w:type="dxa"/>
              <w:bottom w:w="40.0" w:type="dxa"/>
              <w:right w:w="40.0" w:type="dxa"/>
            </w:tcMar>
            <w:vAlign w:val="bottom"/>
          </w:tcPr>
          <w:p w:rsidR="00000000" w:rsidDel="00000000" w:rsidP="00000000" w:rsidRDefault="00000000" w:rsidRPr="00000000" w14:paraId="00000081">
            <w:pPr>
              <w:pageBreakBefore w:val="0"/>
              <w:spacing w:line="240" w:lineRule="auto"/>
              <w:ind w:left="90" w:firstLine="0"/>
              <w:rPr/>
            </w:pPr>
            <w:r w:rsidDel="00000000" w:rsidR="00000000" w:rsidRPr="00000000">
              <w:rPr>
                <w:rtl w:val="0"/>
              </w:rPr>
              <w:t xml:space="preserve">High</w:t>
            </w:r>
          </w:p>
        </w:tc>
        <w:tc>
          <w:tcPr>
            <w:tcBorders>
              <w:top w:color="f3f3f3" w:space="0" w:sz="7" w:val="single"/>
              <w:left w:color="f3f3f3" w:space="0" w:sz="7" w:val="single"/>
              <w:bottom w:color="f3f3f3" w:space="0" w:sz="7" w:val="single"/>
              <w:right w:color="f3f3f3" w:space="0" w:sz="7" w:val="single"/>
            </w:tcBorders>
            <w:shd w:fill="def2fd" w:val="clear"/>
            <w:tcMar>
              <w:top w:w="40.0" w:type="dxa"/>
              <w:left w:w="40.0" w:type="dxa"/>
              <w:bottom w:w="40.0" w:type="dxa"/>
              <w:right w:w="40.0" w:type="dxa"/>
            </w:tcMar>
            <w:vAlign w:val="bottom"/>
          </w:tcPr>
          <w:p w:rsidR="00000000" w:rsidDel="00000000" w:rsidP="00000000" w:rsidRDefault="00000000" w:rsidRPr="00000000" w14:paraId="00000082">
            <w:pPr>
              <w:pageBreakBefore w:val="0"/>
              <w:spacing w:line="240" w:lineRule="auto"/>
              <w:ind w:left="90" w:firstLine="0"/>
              <w:rPr/>
            </w:pPr>
            <w:r w:rsidDel="00000000" w:rsidR="00000000" w:rsidRPr="00000000">
              <w:rPr>
                <w:rtl w:val="0"/>
              </w:rPr>
              <w:t xml:space="preserve">Low</w:t>
            </w:r>
            <w:r w:rsidDel="00000000" w:rsidR="00000000" w:rsidRPr="00000000">
              <w:rPr>
                <w:rtl w:val="0"/>
              </w:rPr>
            </w:r>
          </w:p>
        </w:tc>
        <w:tc>
          <w:tcPr>
            <w:vMerge w:val="continue"/>
            <w:tcBorders>
              <w:top w:color="f3f3f3" w:space="0" w:sz="7" w:val="single"/>
              <w:left w:color="f3f3f3" w:space="0" w:sz="7" w:val="single"/>
              <w:bottom w:color="f3f3f3" w:space="0" w:sz="7" w:val="single"/>
              <w:right w:color="f3f3f3" w:space="0" w:sz="7" w:val="single"/>
            </w:tcBorders>
            <w:shd w:fill="def2fd" w:val="clear"/>
            <w:tcMar>
              <w:top w:w="40.0" w:type="dxa"/>
              <w:left w:w="40.0" w:type="dxa"/>
              <w:bottom w:w="40.0" w:type="dxa"/>
              <w:right w:w="40.0" w:type="dxa"/>
            </w:tcMar>
            <w:vAlign w:val="center"/>
          </w:tcPr>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rHeight w:val="555" w:hRule="atLeast"/>
          <w:tblHeader w:val="0"/>
        </w:trPr>
        <w:tc>
          <w:tcPr>
            <w:tcBorders>
              <w:top w:color="f3f3f3" w:space="0" w:sz="7" w:val="single"/>
              <w:left w:color="f3f3f3" w:space="0" w:sz="7" w:val="single"/>
              <w:bottom w:color="f3f3f3" w:space="0" w:sz="7" w:val="single"/>
              <w:right w:color="f3f3f3" w:space="0" w:sz="7" w:val="single"/>
            </w:tcBorders>
            <w:shd w:fill="def2fd" w:val="clear"/>
            <w:tcMar>
              <w:top w:w="40.0" w:type="dxa"/>
              <w:left w:w="40.0" w:type="dxa"/>
              <w:bottom w:w="40.0" w:type="dxa"/>
              <w:right w:w="40.0" w:type="dxa"/>
            </w:tcMar>
            <w:vAlign w:val="bottom"/>
          </w:tcPr>
          <w:p w:rsidR="00000000" w:rsidDel="00000000" w:rsidP="00000000" w:rsidRDefault="00000000" w:rsidRPr="00000000" w14:paraId="00000084">
            <w:pPr>
              <w:pageBreakBefore w:val="0"/>
              <w:spacing w:line="240" w:lineRule="auto"/>
              <w:jc w:val="center"/>
              <w:rPr/>
            </w:pPr>
            <w:r w:rsidDel="00000000" w:rsidR="00000000" w:rsidRPr="00000000">
              <w:rPr>
                <w:rtl w:val="0"/>
              </w:rPr>
              <w:t xml:space="preserve">7</w:t>
            </w:r>
          </w:p>
        </w:tc>
        <w:tc>
          <w:tcPr>
            <w:tcBorders>
              <w:top w:color="f3f3f3" w:space="0" w:sz="7" w:val="single"/>
              <w:left w:color="f3f3f3" w:space="0" w:sz="7" w:val="single"/>
              <w:bottom w:color="f3f3f3" w:space="0" w:sz="7" w:val="single"/>
              <w:right w:color="f3f3f3" w:space="0" w:sz="7" w:val="single"/>
            </w:tcBorders>
            <w:shd w:fill="def2fd" w:val="clear"/>
            <w:tcMar>
              <w:top w:w="40.0" w:type="dxa"/>
              <w:left w:w="40.0" w:type="dxa"/>
              <w:bottom w:w="40.0" w:type="dxa"/>
              <w:right w:w="40.0" w:type="dxa"/>
            </w:tcMar>
            <w:vAlign w:val="bottom"/>
          </w:tcPr>
          <w:p w:rsidR="00000000" w:rsidDel="00000000" w:rsidP="00000000" w:rsidRDefault="00000000" w:rsidRPr="00000000" w14:paraId="00000085">
            <w:pPr>
              <w:pageBreakBefore w:val="0"/>
              <w:spacing w:line="240" w:lineRule="auto"/>
              <w:ind w:left="90" w:firstLine="0"/>
              <w:rPr/>
            </w:pPr>
            <w:r w:rsidDel="00000000" w:rsidR="00000000" w:rsidRPr="00000000">
              <w:rPr>
                <w:rtl w:val="0"/>
              </w:rPr>
              <w:t xml:space="preserve">Security: Enable data in motion security via TLS across application ecosystem</w:t>
            </w:r>
          </w:p>
        </w:tc>
        <w:tc>
          <w:tcPr>
            <w:tcBorders>
              <w:top w:color="f3f3f3" w:space="0" w:sz="7" w:val="single"/>
              <w:left w:color="f3f3f3" w:space="0" w:sz="7" w:val="single"/>
              <w:bottom w:color="f3f3f3" w:space="0" w:sz="7" w:val="single"/>
              <w:right w:color="f3f3f3" w:space="0" w:sz="7" w:val="single"/>
            </w:tcBorders>
            <w:shd w:fill="def2fd" w:val="clear"/>
            <w:tcMar>
              <w:top w:w="40.0" w:type="dxa"/>
              <w:left w:w="40.0" w:type="dxa"/>
              <w:bottom w:w="40.0" w:type="dxa"/>
              <w:right w:w="40.0" w:type="dxa"/>
            </w:tcMar>
            <w:vAlign w:val="bottom"/>
          </w:tcPr>
          <w:p w:rsidR="00000000" w:rsidDel="00000000" w:rsidP="00000000" w:rsidRDefault="00000000" w:rsidRPr="00000000" w14:paraId="00000086">
            <w:pPr>
              <w:pageBreakBefore w:val="0"/>
              <w:spacing w:line="240" w:lineRule="auto"/>
              <w:ind w:left="90" w:firstLine="0"/>
              <w:rPr/>
            </w:pPr>
            <w:r w:rsidDel="00000000" w:rsidR="00000000" w:rsidRPr="00000000">
              <w:rPr>
                <w:rtl w:val="0"/>
              </w:rPr>
              <w:t xml:space="preserve">High</w:t>
            </w:r>
          </w:p>
        </w:tc>
        <w:tc>
          <w:tcPr>
            <w:tcBorders>
              <w:top w:color="f3f3f3" w:space="0" w:sz="7" w:val="single"/>
              <w:left w:color="f3f3f3" w:space="0" w:sz="7" w:val="single"/>
              <w:bottom w:color="f3f3f3" w:space="0" w:sz="7" w:val="single"/>
              <w:right w:color="f3f3f3" w:space="0" w:sz="7" w:val="single"/>
            </w:tcBorders>
            <w:shd w:fill="def2fd" w:val="clear"/>
            <w:tcMar>
              <w:top w:w="40.0" w:type="dxa"/>
              <w:left w:w="40.0" w:type="dxa"/>
              <w:bottom w:w="40.0" w:type="dxa"/>
              <w:right w:w="40.0" w:type="dxa"/>
            </w:tcMar>
            <w:vAlign w:val="bottom"/>
          </w:tcPr>
          <w:p w:rsidR="00000000" w:rsidDel="00000000" w:rsidP="00000000" w:rsidRDefault="00000000" w:rsidRPr="00000000" w14:paraId="00000087">
            <w:pPr>
              <w:pageBreakBefore w:val="0"/>
              <w:spacing w:line="240" w:lineRule="auto"/>
              <w:ind w:left="90" w:firstLine="0"/>
              <w:rPr/>
            </w:pPr>
            <w:r w:rsidDel="00000000" w:rsidR="00000000" w:rsidRPr="00000000">
              <w:rPr>
                <w:rtl w:val="0"/>
              </w:rPr>
              <w:t xml:space="preserve">Low</w:t>
            </w:r>
          </w:p>
        </w:tc>
        <w:tc>
          <w:tcPr>
            <w:vMerge w:val="continue"/>
            <w:tcBorders>
              <w:top w:color="f3f3f3" w:space="0" w:sz="7" w:val="single"/>
              <w:left w:color="f3f3f3" w:space="0" w:sz="7" w:val="single"/>
              <w:bottom w:color="f3f3f3" w:space="0" w:sz="7" w:val="single"/>
              <w:right w:color="f3f3f3" w:space="0" w:sz="7" w:val="single"/>
            </w:tcBorders>
            <w:shd w:fill="def2fd" w:val="clear"/>
            <w:tcMar>
              <w:top w:w="40.0" w:type="dxa"/>
              <w:left w:w="40.0" w:type="dxa"/>
              <w:bottom w:w="40.0" w:type="dxa"/>
              <w:right w:w="40.0" w:type="dxa"/>
            </w:tcMar>
            <w:vAlign w:val="center"/>
          </w:tcPr>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rHeight w:val="315" w:hRule="atLeast"/>
          <w:tblHeader w:val="0"/>
        </w:trPr>
        <w:tc>
          <w:tcPr>
            <w:tcBorders>
              <w:top w:color="f3f3f3" w:space="0" w:sz="7" w:val="single"/>
              <w:left w:color="f3f3f3" w:space="0" w:sz="7" w:val="single"/>
              <w:bottom w:color="f3f3f3" w:space="0" w:sz="7" w:val="single"/>
              <w:right w:color="f3f3f3" w:space="0" w:sz="7" w:val="single"/>
            </w:tcBorders>
            <w:shd w:fill="def2fd" w:val="clear"/>
            <w:tcMar>
              <w:top w:w="40.0" w:type="dxa"/>
              <w:left w:w="40.0" w:type="dxa"/>
              <w:bottom w:w="40.0" w:type="dxa"/>
              <w:right w:w="40.0" w:type="dxa"/>
            </w:tcMar>
            <w:vAlign w:val="bottom"/>
          </w:tcPr>
          <w:p w:rsidR="00000000" w:rsidDel="00000000" w:rsidP="00000000" w:rsidRDefault="00000000" w:rsidRPr="00000000" w14:paraId="00000089">
            <w:pPr>
              <w:pageBreakBefore w:val="0"/>
              <w:spacing w:line="240" w:lineRule="auto"/>
              <w:jc w:val="center"/>
              <w:rPr/>
            </w:pPr>
            <w:r w:rsidDel="00000000" w:rsidR="00000000" w:rsidRPr="00000000">
              <w:rPr>
                <w:rtl w:val="0"/>
              </w:rPr>
              <w:t xml:space="preserve">8</w:t>
            </w:r>
          </w:p>
        </w:tc>
        <w:tc>
          <w:tcPr>
            <w:tcBorders>
              <w:top w:color="f3f3f3" w:space="0" w:sz="7" w:val="single"/>
              <w:left w:color="f3f3f3" w:space="0" w:sz="7" w:val="single"/>
              <w:bottom w:color="f3f3f3" w:space="0" w:sz="7" w:val="single"/>
              <w:right w:color="f3f3f3" w:space="0" w:sz="7" w:val="single"/>
            </w:tcBorders>
            <w:shd w:fill="def2fd" w:val="clear"/>
            <w:tcMar>
              <w:top w:w="40.0" w:type="dxa"/>
              <w:left w:w="40.0" w:type="dxa"/>
              <w:bottom w:w="40.0" w:type="dxa"/>
              <w:right w:w="40.0" w:type="dxa"/>
            </w:tcMar>
            <w:vAlign w:val="bottom"/>
          </w:tcPr>
          <w:p w:rsidR="00000000" w:rsidDel="00000000" w:rsidP="00000000" w:rsidRDefault="00000000" w:rsidRPr="00000000" w14:paraId="0000008A">
            <w:pPr>
              <w:pageBreakBefore w:val="0"/>
              <w:spacing w:line="240" w:lineRule="auto"/>
              <w:ind w:left="90" w:firstLine="0"/>
              <w:rPr/>
            </w:pPr>
            <w:r w:rsidDel="00000000" w:rsidR="00000000" w:rsidRPr="00000000">
              <w:rPr>
                <w:rtl w:val="0"/>
              </w:rPr>
              <w:t xml:space="preserve">Architecture &amp; Security: Document Critical processes &amp; Design changes, create Architecture decision records (ADRs)</w:t>
            </w:r>
          </w:p>
        </w:tc>
        <w:tc>
          <w:tcPr>
            <w:tcBorders>
              <w:top w:color="f3f3f3" w:space="0" w:sz="7" w:val="single"/>
              <w:left w:color="f3f3f3" w:space="0" w:sz="7" w:val="single"/>
              <w:bottom w:color="f3f3f3" w:space="0" w:sz="7" w:val="single"/>
              <w:right w:color="f3f3f3" w:space="0" w:sz="7" w:val="single"/>
            </w:tcBorders>
            <w:shd w:fill="def2fd" w:val="clear"/>
            <w:tcMar>
              <w:top w:w="40.0" w:type="dxa"/>
              <w:left w:w="40.0" w:type="dxa"/>
              <w:bottom w:w="40.0" w:type="dxa"/>
              <w:right w:w="40.0" w:type="dxa"/>
            </w:tcMar>
            <w:vAlign w:val="top"/>
          </w:tcPr>
          <w:p w:rsidR="00000000" w:rsidDel="00000000" w:rsidP="00000000" w:rsidRDefault="00000000" w:rsidRPr="00000000" w14:paraId="0000008B">
            <w:pPr>
              <w:pageBreakBefore w:val="0"/>
              <w:spacing w:line="240" w:lineRule="auto"/>
              <w:ind w:left="90" w:firstLine="0"/>
              <w:rPr/>
            </w:pPr>
            <w:r w:rsidDel="00000000" w:rsidR="00000000" w:rsidRPr="00000000">
              <w:rPr>
                <w:rtl w:val="0"/>
              </w:rPr>
              <w:t xml:space="preserve">High</w:t>
            </w:r>
          </w:p>
        </w:tc>
        <w:tc>
          <w:tcPr>
            <w:tcBorders>
              <w:top w:color="f3f3f3" w:space="0" w:sz="7" w:val="single"/>
              <w:left w:color="f3f3f3" w:space="0" w:sz="7" w:val="single"/>
              <w:bottom w:color="f3f3f3" w:space="0" w:sz="7" w:val="single"/>
              <w:right w:color="f3f3f3" w:space="0" w:sz="7" w:val="single"/>
            </w:tcBorders>
            <w:shd w:fill="def2fd" w:val="clear"/>
            <w:tcMar>
              <w:top w:w="40.0" w:type="dxa"/>
              <w:left w:w="40.0" w:type="dxa"/>
              <w:bottom w:w="40.0" w:type="dxa"/>
              <w:right w:w="40.0" w:type="dxa"/>
            </w:tcMar>
            <w:vAlign w:val="top"/>
          </w:tcPr>
          <w:p w:rsidR="00000000" w:rsidDel="00000000" w:rsidP="00000000" w:rsidRDefault="00000000" w:rsidRPr="00000000" w14:paraId="0000008C">
            <w:pPr>
              <w:pageBreakBefore w:val="0"/>
              <w:spacing w:line="240" w:lineRule="auto"/>
              <w:ind w:left="90" w:firstLine="0"/>
              <w:rPr/>
            </w:pPr>
            <w:r w:rsidDel="00000000" w:rsidR="00000000" w:rsidRPr="00000000">
              <w:rPr>
                <w:rtl w:val="0"/>
              </w:rPr>
              <w:t xml:space="preserve">Low</w:t>
            </w:r>
          </w:p>
        </w:tc>
        <w:tc>
          <w:tcPr>
            <w:vMerge w:val="continue"/>
            <w:tcBorders>
              <w:top w:color="f3f3f3" w:space="0" w:sz="7" w:val="single"/>
              <w:left w:color="f3f3f3" w:space="0" w:sz="7" w:val="single"/>
              <w:bottom w:color="f3f3f3" w:space="0" w:sz="7" w:val="single"/>
              <w:right w:color="f3f3f3" w:space="0" w:sz="7" w:val="single"/>
            </w:tcBorders>
            <w:shd w:fill="def2fd" w:val="clear"/>
            <w:tcMar>
              <w:top w:w="40.0" w:type="dxa"/>
              <w:left w:w="40.0" w:type="dxa"/>
              <w:bottom w:w="40.0" w:type="dxa"/>
              <w:right w:w="40.0" w:type="dxa"/>
            </w:tcMar>
            <w:vAlign w:val="center"/>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rHeight w:val="315" w:hRule="atLeast"/>
          <w:tblHeader w:val="0"/>
        </w:trPr>
        <w:tc>
          <w:tcPr>
            <w:tcBorders>
              <w:top w:color="f3f3f3" w:space="0" w:sz="7" w:val="single"/>
              <w:left w:color="f3f3f3" w:space="0" w:sz="7" w:val="single"/>
              <w:bottom w:color="f3f3f3" w:space="0" w:sz="7" w:val="single"/>
              <w:right w:color="f3f3f3" w:space="0" w:sz="7" w:val="single"/>
            </w:tcBorders>
            <w:shd w:fill="def2fd" w:val="clear"/>
            <w:tcMar>
              <w:top w:w="40.0" w:type="dxa"/>
              <w:left w:w="40.0" w:type="dxa"/>
              <w:bottom w:w="40.0" w:type="dxa"/>
              <w:right w:w="40.0" w:type="dxa"/>
            </w:tcMar>
            <w:vAlign w:val="bottom"/>
          </w:tcPr>
          <w:p w:rsidR="00000000" w:rsidDel="00000000" w:rsidP="00000000" w:rsidRDefault="00000000" w:rsidRPr="00000000" w14:paraId="0000008E">
            <w:pPr>
              <w:pageBreakBefore w:val="0"/>
              <w:spacing w:line="240" w:lineRule="auto"/>
              <w:jc w:val="center"/>
              <w:rPr/>
            </w:pPr>
            <w:r w:rsidDel="00000000" w:rsidR="00000000" w:rsidRPr="00000000">
              <w:rPr>
                <w:rtl w:val="0"/>
              </w:rPr>
              <w:t xml:space="preserve">9</w:t>
            </w:r>
          </w:p>
        </w:tc>
        <w:tc>
          <w:tcPr>
            <w:tcBorders>
              <w:top w:color="f3f3f3" w:space="0" w:sz="7" w:val="single"/>
              <w:left w:color="f3f3f3" w:space="0" w:sz="7" w:val="single"/>
              <w:bottom w:color="f3f3f3" w:space="0" w:sz="7" w:val="single"/>
              <w:right w:color="f3f3f3" w:space="0" w:sz="7" w:val="single"/>
            </w:tcBorders>
            <w:shd w:fill="def2fd" w:val="clear"/>
            <w:tcMar>
              <w:top w:w="40.0" w:type="dxa"/>
              <w:left w:w="40.0" w:type="dxa"/>
              <w:bottom w:w="40.0" w:type="dxa"/>
              <w:right w:w="40.0" w:type="dxa"/>
            </w:tcMar>
            <w:vAlign w:val="bottom"/>
          </w:tcPr>
          <w:p w:rsidR="00000000" w:rsidDel="00000000" w:rsidP="00000000" w:rsidRDefault="00000000" w:rsidRPr="00000000" w14:paraId="0000008F">
            <w:pPr>
              <w:pageBreakBefore w:val="0"/>
              <w:ind w:left="90" w:firstLine="0"/>
              <w:rPr/>
            </w:pPr>
            <w:r w:rsidDel="00000000" w:rsidR="00000000" w:rsidRPr="00000000">
              <w:rPr>
                <w:rtl w:val="0"/>
              </w:rPr>
              <w:t xml:space="preserve">Security: Optimize Security Testing and Tooling usage</w:t>
            </w:r>
          </w:p>
        </w:tc>
        <w:tc>
          <w:tcPr>
            <w:tcBorders>
              <w:top w:color="f3f3f3" w:space="0" w:sz="7" w:val="single"/>
              <w:left w:color="f3f3f3" w:space="0" w:sz="7" w:val="single"/>
              <w:bottom w:color="f3f3f3" w:space="0" w:sz="7" w:val="single"/>
              <w:right w:color="f3f3f3" w:space="0" w:sz="7" w:val="single"/>
            </w:tcBorders>
            <w:shd w:fill="def2fd" w:val="clear"/>
            <w:tcMar>
              <w:top w:w="40.0" w:type="dxa"/>
              <w:left w:w="40.0" w:type="dxa"/>
              <w:bottom w:w="40.0" w:type="dxa"/>
              <w:right w:w="40.0" w:type="dxa"/>
            </w:tcMar>
            <w:vAlign w:val="top"/>
          </w:tcPr>
          <w:p w:rsidR="00000000" w:rsidDel="00000000" w:rsidP="00000000" w:rsidRDefault="00000000" w:rsidRPr="00000000" w14:paraId="00000090">
            <w:pPr>
              <w:pageBreakBefore w:val="0"/>
              <w:spacing w:line="240" w:lineRule="auto"/>
              <w:ind w:left="90" w:firstLine="0"/>
              <w:rPr/>
            </w:pPr>
            <w:r w:rsidDel="00000000" w:rsidR="00000000" w:rsidRPr="00000000">
              <w:rPr>
                <w:rtl w:val="0"/>
              </w:rPr>
              <w:t xml:space="preserve">Medium</w:t>
            </w:r>
          </w:p>
        </w:tc>
        <w:tc>
          <w:tcPr>
            <w:tcBorders>
              <w:top w:color="f3f3f3" w:space="0" w:sz="7" w:val="single"/>
              <w:left w:color="f3f3f3" w:space="0" w:sz="7" w:val="single"/>
              <w:bottom w:color="f3f3f3" w:space="0" w:sz="7" w:val="single"/>
              <w:right w:color="f3f3f3" w:space="0" w:sz="7" w:val="single"/>
            </w:tcBorders>
            <w:shd w:fill="def2fd" w:val="clear"/>
            <w:tcMar>
              <w:top w:w="40.0" w:type="dxa"/>
              <w:left w:w="40.0" w:type="dxa"/>
              <w:bottom w:w="40.0" w:type="dxa"/>
              <w:right w:w="40.0" w:type="dxa"/>
            </w:tcMar>
            <w:vAlign w:val="top"/>
          </w:tcPr>
          <w:p w:rsidR="00000000" w:rsidDel="00000000" w:rsidP="00000000" w:rsidRDefault="00000000" w:rsidRPr="00000000" w14:paraId="00000091">
            <w:pPr>
              <w:pageBreakBefore w:val="0"/>
              <w:spacing w:line="240" w:lineRule="auto"/>
              <w:ind w:left="90" w:firstLine="0"/>
              <w:rPr/>
            </w:pPr>
            <w:r w:rsidDel="00000000" w:rsidR="00000000" w:rsidRPr="00000000">
              <w:rPr>
                <w:rtl w:val="0"/>
              </w:rPr>
              <w:t xml:space="preserve">Low</w:t>
            </w:r>
          </w:p>
        </w:tc>
        <w:tc>
          <w:tcPr>
            <w:vMerge w:val="continue"/>
            <w:tcBorders>
              <w:top w:color="f3f3f3" w:space="0" w:sz="7" w:val="single"/>
              <w:left w:color="f3f3f3" w:space="0" w:sz="7" w:val="single"/>
              <w:bottom w:color="f3f3f3" w:space="0" w:sz="7" w:val="single"/>
              <w:right w:color="f3f3f3" w:space="0" w:sz="7" w:val="single"/>
            </w:tcBorders>
            <w:shd w:fill="def2fd" w:val="clear"/>
            <w:tcMar>
              <w:top w:w="40.0" w:type="dxa"/>
              <w:left w:w="40.0" w:type="dxa"/>
              <w:bottom w:w="40.0" w:type="dxa"/>
              <w:right w:w="40.0" w:type="dxa"/>
            </w:tcMar>
            <w:vAlign w:val="center"/>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rHeight w:val="315" w:hRule="atLeast"/>
          <w:tblHeader w:val="0"/>
        </w:trPr>
        <w:tc>
          <w:tcPr>
            <w:tcBorders>
              <w:top w:color="f3f3f3" w:space="0" w:sz="7" w:val="single"/>
              <w:left w:color="f3f3f3" w:space="0" w:sz="7" w:val="single"/>
              <w:bottom w:color="f3f3f3" w:space="0" w:sz="7" w:val="single"/>
              <w:right w:color="f3f3f3" w:space="0" w:sz="7" w:val="single"/>
            </w:tcBorders>
            <w:shd w:fill="def2fd" w:val="clear"/>
            <w:tcMar>
              <w:top w:w="40.0" w:type="dxa"/>
              <w:left w:w="40.0" w:type="dxa"/>
              <w:bottom w:w="40.0" w:type="dxa"/>
              <w:right w:w="40.0" w:type="dxa"/>
            </w:tcMar>
            <w:vAlign w:val="bottom"/>
          </w:tcPr>
          <w:p w:rsidR="00000000" w:rsidDel="00000000" w:rsidP="00000000" w:rsidRDefault="00000000" w:rsidRPr="00000000" w14:paraId="00000093">
            <w:pPr>
              <w:pageBreakBefore w:val="0"/>
              <w:spacing w:line="240" w:lineRule="auto"/>
              <w:ind w:left="90" w:firstLine="0"/>
              <w:rPr/>
            </w:pPr>
            <w:r w:rsidDel="00000000" w:rsidR="00000000" w:rsidRPr="00000000">
              <w:rPr>
                <w:rtl w:val="0"/>
              </w:rPr>
              <w:t xml:space="preserve">10</w:t>
            </w:r>
          </w:p>
        </w:tc>
        <w:tc>
          <w:tcPr>
            <w:tcBorders>
              <w:top w:color="f3f3f3" w:space="0" w:sz="7" w:val="single"/>
              <w:left w:color="f3f3f3" w:space="0" w:sz="7" w:val="single"/>
              <w:bottom w:color="f3f3f3" w:space="0" w:sz="7" w:val="single"/>
              <w:right w:color="f3f3f3" w:space="0" w:sz="7" w:val="single"/>
            </w:tcBorders>
            <w:shd w:fill="def2fd" w:val="clear"/>
            <w:tcMar>
              <w:top w:w="40.0" w:type="dxa"/>
              <w:left w:w="40.0" w:type="dxa"/>
              <w:bottom w:w="40.0" w:type="dxa"/>
              <w:right w:w="40.0" w:type="dxa"/>
            </w:tcMar>
            <w:vAlign w:val="bottom"/>
          </w:tcPr>
          <w:p w:rsidR="00000000" w:rsidDel="00000000" w:rsidP="00000000" w:rsidRDefault="00000000" w:rsidRPr="00000000" w14:paraId="00000094">
            <w:pPr>
              <w:pageBreakBefore w:val="0"/>
              <w:spacing w:line="240" w:lineRule="auto"/>
              <w:ind w:left="90" w:firstLine="0"/>
              <w:rPr/>
            </w:pPr>
            <w:r w:rsidDel="00000000" w:rsidR="00000000" w:rsidRPr="00000000">
              <w:rPr>
                <w:rtl w:val="0"/>
              </w:rPr>
              <w:t xml:space="preserve">Quality Assurance: Improve overall test coverage by adding various layers of tests (unit, integration, end to end) and aligning the test pyramid. Start with critical paths</w:t>
            </w:r>
          </w:p>
        </w:tc>
        <w:tc>
          <w:tcPr>
            <w:tcBorders>
              <w:top w:color="f3f3f3" w:space="0" w:sz="7" w:val="single"/>
              <w:left w:color="f3f3f3" w:space="0" w:sz="7" w:val="single"/>
              <w:bottom w:color="f3f3f3" w:space="0" w:sz="7" w:val="single"/>
              <w:right w:color="f3f3f3" w:space="0" w:sz="7" w:val="single"/>
            </w:tcBorders>
            <w:shd w:fill="def2fd" w:val="clear"/>
            <w:tcMar>
              <w:top w:w="40.0" w:type="dxa"/>
              <w:left w:w="40.0" w:type="dxa"/>
              <w:bottom w:w="40.0" w:type="dxa"/>
              <w:right w:w="40.0" w:type="dxa"/>
            </w:tcMar>
            <w:vAlign w:val="top"/>
          </w:tcPr>
          <w:p w:rsidR="00000000" w:rsidDel="00000000" w:rsidP="00000000" w:rsidRDefault="00000000" w:rsidRPr="00000000" w14:paraId="00000095">
            <w:pPr>
              <w:pageBreakBefore w:val="0"/>
              <w:spacing w:line="240" w:lineRule="auto"/>
              <w:ind w:left="90" w:firstLine="0"/>
              <w:rPr/>
            </w:pPr>
            <w:r w:rsidDel="00000000" w:rsidR="00000000" w:rsidRPr="00000000">
              <w:rPr>
                <w:rtl w:val="0"/>
              </w:rPr>
              <w:t xml:space="preserve">High</w:t>
            </w:r>
          </w:p>
        </w:tc>
        <w:tc>
          <w:tcPr>
            <w:tcBorders>
              <w:top w:color="f3f3f3" w:space="0" w:sz="7" w:val="single"/>
              <w:left w:color="f3f3f3" w:space="0" w:sz="7" w:val="single"/>
              <w:bottom w:color="f3f3f3" w:space="0" w:sz="7" w:val="single"/>
              <w:right w:color="f3f3f3" w:space="0" w:sz="7" w:val="single"/>
            </w:tcBorders>
            <w:shd w:fill="def2fd" w:val="clear"/>
            <w:tcMar>
              <w:top w:w="40.0" w:type="dxa"/>
              <w:left w:w="40.0" w:type="dxa"/>
              <w:bottom w:w="40.0" w:type="dxa"/>
              <w:right w:w="40.0" w:type="dxa"/>
            </w:tcMar>
            <w:vAlign w:val="top"/>
          </w:tcPr>
          <w:p w:rsidR="00000000" w:rsidDel="00000000" w:rsidP="00000000" w:rsidRDefault="00000000" w:rsidRPr="00000000" w14:paraId="00000096">
            <w:pPr>
              <w:pageBreakBefore w:val="0"/>
              <w:spacing w:line="240" w:lineRule="auto"/>
              <w:ind w:left="90" w:firstLine="0"/>
              <w:rPr/>
            </w:pPr>
            <w:r w:rsidDel="00000000" w:rsidR="00000000" w:rsidRPr="00000000">
              <w:rPr>
                <w:rtl w:val="0"/>
              </w:rPr>
              <w:t xml:space="preserve">High</w:t>
            </w:r>
          </w:p>
        </w:tc>
        <w:tc>
          <w:tcPr>
            <w:vMerge w:val="continue"/>
            <w:tcBorders>
              <w:top w:color="f3f3f3" w:space="0" w:sz="7" w:val="single"/>
              <w:left w:color="f3f3f3" w:space="0" w:sz="7" w:val="single"/>
              <w:bottom w:color="f3f3f3" w:space="0" w:sz="7" w:val="single"/>
              <w:right w:color="f3f3f3" w:space="0" w:sz="7" w:val="single"/>
            </w:tcBorders>
            <w:shd w:fill="def2fd" w:val="clear"/>
            <w:tcMar>
              <w:top w:w="40.0" w:type="dxa"/>
              <w:left w:w="40.0" w:type="dxa"/>
              <w:bottom w:w="40.0" w:type="dxa"/>
              <w:right w:w="40.0" w:type="dxa"/>
            </w:tcMar>
            <w:vAlign w:val="center"/>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rHeight w:val="344.599609375" w:hRule="atLeast"/>
          <w:tblHeader w:val="0"/>
        </w:trPr>
        <w:tc>
          <w:tcPr>
            <w:tcBorders>
              <w:top w:color="f3f3f3" w:space="0" w:sz="7" w:val="single"/>
              <w:left w:color="f3f3f3" w:space="0" w:sz="7" w:val="single"/>
              <w:bottom w:color="f3f3f3" w:space="0" w:sz="7" w:val="single"/>
              <w:right w:color="f3f3f3" w:space="0" w:sz="7" w:val="single"/>
            </w:tcBorders>
            <w:shd w:fill="def2fd" w:val="clear"/>
            <w:tcMar>
              <w:top w:w="40.0" w:type="dxa"/>
              <w:left w:w="40.0" w:type="dxa"/>
              <w:bottom w:w="40.0" w:type="dxa"/>
              <w:right w:w="40.0" w:type="dxa"/>
            </w:tcMar>
            <w:vAlign w:val="bottom"/>
          </w:tcPr>
          <w:p w:rsidR="00000000" w:rsidDel="00000000" w:rsidP="00000000" w:rsidRDefault="00000000" w:rsidRPr="00000000" w14:paraId="00000098">
            <w:pPr>
              <w:pageBreakBefore w:val="0"/>
              <w:spacing w:line="240" w:lineRule="auto"/>
              <w:ind w:left="90" w:firstLine="0"/>
              <w:rPr/>
            </w:pPr>
            <w:r w:rsidDel="00000000" w:rsidR="00000000" w:rsidRPr="00000000">
              <w:rPr>
                <w:rtl w:val="0"/>
              </w:rPr>
              <w:t xml:space="preserve">11</w:t>
            </w:r>
          </w:p>
        </w:tc>
        <w:tc>
          <w:tcPr>
            <w:tcBorders>
              <w:top w:color="f3f3f3" w:space="0" w:sz="7" w:val="single"/>
              <w:left w:color="f3f3f3" w:space="0" w:sz="7" w:val="single"/>
              <w:bottom w:color="f3f3f3" w:space="0" w:sz="7" w:val="single"/>
              <w:right w:color="f3f3f3" w:space="0" w:sz="7" w:val="single"/>
            </w:tcBorders>
            <w:shd w:fill="def2fd" w:val="clear"/>
            <w:tcMar>
              <w:top w:w="40.0" w:type="dxa"/>
              <w:left w:w="40.0" w:type="dxa"/>
              <w:bottom w:w="40.0" w:type="dxa"/>
              <w:right w:w="40.0" w:type="dxa"/>
            </w:tcMar>
            <w:vAlign w:val="bottom"/>
          </w:tcPr>
          <w:p w:rsidR="00000000" w:rsidDel="00000000" w:rsidP="00000000" w:rsidRDefault="00000000" w:rsidRPr="00000000" w14:paraId="00000099">
            <w:pPr>
              <w:pageBreakBefore w:val="0"/>
              <w:spacing w:line="240" w:lineRule="auto"/>
              <w:ind w:left="90" w:firstLine="0"/>
              <w:rPr/>
            </w:pPr>
            <w:r w:rsidDel="00000000" w:rsidR="00000000" w:rsidRPr="00000000">
              <w:rPr>
                <w:rtl w:val="0"/>
              </w:rPr>
              <w:t xml:space="preserve">Security</w:t>
            </w:r>
            <w:r w:rsidDel="00000000" w:rsidR="00000000" w:rsidRPr="00000000">
              <w:rPr>
                <w:rtl w:val="0"/>
              </w:rPr>
              <w:t xml:space="preserve">: Define Processes for Security Practices</w:t>
            </w:r>
          </w:p>
        </w:tc>
        <w:tc>
          <w:tcPr>
            <w:tcBorders>
              <w:top w:color="f3f3f3" w:space="0" w:sz="7" w:val="single"/>
              <w:left w:color="f3f3f3" w:space="0" w:sz="7" w:val="single"/>
              <w:bottom w:color="f3f3f3" w:space="0" w:sz="7" w:val="single"/>
              <w:right w:color="f3f3f3" w:space="0" w:sz="7" w:val="single"/>
            </w:tcBorders>
            <w:shd w:fill="def2fd" w:val="clear"/>
            <w:tcMar>
              <w:top w:w="40.0" w:type="dxa"/>
              <w:left w:w="40.0" w:type="dxa"/>
              <w:bottom w:w="40.0" w:type="dxa"/>
              <w:right w:w="40.0" w:type="dxa"/>
            </w:tcMar>
            <w:vAlign w:val="top"/>
          </w:tcPr>
          <w:p w:rsidR="00000000" w:rsidDel="00000000" w:rsidP="00000000" w:rsidRDefault="00000000" w:rsidRPr="00000000" w14:paraId="0000009A">
            <w:pPr>
              <w:pageBreakBefore w:val="0"/>
              <w:spacing w:line="240" w:lineRule="auto"/>
              <w:ind w:left="90" w:firstLine="0"/>
              <w:rPr/>
            </w:pPr>
            <w:r w:rsidDel="00000000" w:rsidR="00000000" w:rsidRPr="00000000">
              <w:rPr>
                <w:rtl w:val="0"/>
              </w:rPr>
              <w:t xml:space="preserve">Medium</w:t>
            </w:r>
          </w:p>
        </w:tc>
        <w:tc>
          <w:tcPr>
            <w:tcBorders>
              <w:top w:color="f3f3f3" w:space="0" w:sz="7" w:val="single"/>
              <w:left w:color="f3f3f3" w:space="0" w:sz="7" w:val="single"/>
              <w:bottom w:color="f3f3f3" w:space="0" w:sz="7" w:val="single"/>
              <w:right w:color="f3f3f3" w:space="0" w:sz="7" w:val="single"/>
            </w:tcBorders>
            <w:shd w:fill="def2fd" w:val="clear"/>
            <w:tcMar>
              <w:top w:w="40.0" w:type="dxa"/>
              <w:left w:w="40.0" w:type="dxa"/>
              <w:bottom w:w="40.0" w:type="dxa"/>
              <w:right w:w="40.0" w:type="dxa"/>
            </w:tcMar>
            <w:vAlign w:val="top"/>
          </w:tcPr>
          <w:p w:rsidR="00000000" w:rsidDel="00000000" w:rsidP="00000000" w:rsidRDefault="00000000" w:rsidRPr="00000000" w14:paraId="0000009B">
            <w:pPr>
              <w:pageBreakBefore w:val="0"/>
              <w:spacing w:line="240" w:lineRule="auto"/>
              <w:ind w:left="90" w:firstLine="0"/>
              <w:rPr/>
            </w:pPr>
            <w:r w:rsidDel="00000000" w:rsidR="00000000" w:rsidRPr="00000000">
              <w:rPr>
                <w:rtl w:val="0"/>
              </w:rPr>
              <w:t xml:space="preserve">Low</w:t>
            </w:r>
          </w:p>
        </w:tc>
        <w:tc>
          <w:tcPr>
            <w:vMerge w:val="continue"/>
            <w:tcBorders>
              <w:top w:color="f3f3f3" w:space="0" w:sz="7" w:val="single"/>
              <w:left w:color="f3f3f3" w:space="0" w:sz="7" w:val="single"/>
              <w:bottom w:color="f3f3f3" w:space="0" w:sz="7" w:val="single"/>
              <w:right w:color="f3f3f3" w:space="0" w:sz="7" w:val="single"/>
            </w:tcBorders>
            <w:shd w:fill="def2fd" w:val="clear"/>
            <w:tcMar>
              <w:top w:w="40.0" w:type="dxa"/>
              <w:left w:w="40.0" w:type="dxa"/>
              <w:bottom w:w="40.0" w:type="dxa"/>
              <w:right w:w="40.0" w:type="dxa"/>
            </w:tcMar>
            <w:vAlign w:val="center"/>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rHeight w:val="555" w:hRule="atLeast"/>
          <w:tblHeader w:val="0"/>
        </w:trPr>
        <w:tc>
          <w:tcPr>
            <w:tcBorders>
              <w:top w:color="f3f3f3" w:space="0" w:sz="7" w:val="single"/>
              <w:left w:color="f3f3f3" w:space="0" w:sz="7" w:val="single"/>
              <w:bottom w:color="f3f3f3" w:space="0" w:sz="7" w:val="single"/>
              <w:right w:color="f3f3f3" w:space="0" w:sz="7" w:val="single"/>
            </w:tcBorders>
            <w:shd w:fill="d9d9d9" w:val="clear"/>
            <w:tcMar>
              <w:top w:w="40.0" w:type="dxa"/>
              <w:left w:w="40.0" w:type="dxa"/>
              <w:bottom w:w="40.0" w:type="dxa"/>
              <w:right w:w="40.0" w:type="dxa"/>
            </w:tcMar>
            <w:vAlign w:val="bottom"/>
          </w:tcPr>
          <w:p w:rsidR="00000000" w:rsidDel="00000000" w:rsidP="00000000" w:rsidRDefault="00000000" w:rsidRPr="00000000" w14:paraId="0000009D">
            <w:pPr>
              <w:pageBreakBefore w:val="0"/>
              <w:spacing w:line="240" w:lineRule="auto"/>
              <w:jc w:val="center"/>
              <w:rPr/>
            </w:pPr>
            <w:r w:rsidDel="00000000" w:rsidR="00000000" w:rsidRPr="00000000">
              <w:rPr>
                <w:rtl w:val="0"/>
              </w:rPr>
              <w:t xml:space="preserve">12</w:t>
            </w:r>
          </w:p>
        </w:tc>
        <w:tc>
          <w:tcPr>
            <w:tcBorders>
              <w:top w:color="f3f3f3" w:space="0" w:sz="7" w:val="single"/>
              <w:left w:color="f3f3f3" w:space="0" w:sz="7" w:val="single"/>
              <w:bottom w:color="f3f3f3" w:space="0" w:sz="7" w:val="single"/>
              <w:right w:color="f3f3f3" w:space="0" w:sz="7" w:val="single"/>
            </w:tcBorders>
            <w:shd w:fill="d9d9d9" w:val="clear"/>
            <w:tcMar>
              <w:top w:w="40.0" w:type="dxa"/>
              <w:left w:w="40.0" w:type="dxa"/>
              <w:bottom w:w="40.0" w:type="dxa"/>
              <w:right w:w="40.0" w:type="dxa"/>
            </w:tcMar>
            <w:vAlign w:val="bottom"/>
          </w:tcPr>
          <w:p w:rsidR="00000000" w:rsidDel="00000000" w:rsidP="00000000" w:rsidRDefault="00000000" w:rsidRPr="00000000" w14:paraId="0000009E">
            <w:pPr>
              <w:pageBreakBefore w:val="0"/>
              <w:spacing w:line="240" w:lineRule="auto"/>
              <w:ind w:left="90" w:firstLine="0"/>
              <w:rPr/>
            </w:pPr>
            <w:r w:rsidDel="00000000" w:rsidR="00000000" w:rsidRPr="00000000">
              <w:rPr>
                <w:rtl w:val="0"/>
              </w:rPr>
              <w:t xml:space="preserve">Code Quality: Improve code quality of the application for better maintainability</w:t>
            </w:r>
          </w:p>
        </w:tc>
        <w:tc>
          <w:tcPr>
            <w:tcBorders>
              <w:top w:color="f3f3f3" w:space="0" w:sz="7" w:val="single"/>
              <w:left w:color="f3f3f3" w:space="0" w:sz="7" w:val="single"/>
              <w:bottom w:color="f3f3f3" w:space="0" w:sz="7" w:val="single"/>
              <w:right w:color="f3f3f3" w:space="0" w:sz="7" w:val="single"/>
            </w:tcBorders>
            <w:shd w:fill="d9d9d9" w:val="clear"/>
            <w:tcMar>
              <w:top w:w="40.0" w:type="dxa"/>
              <w:left w:w="40.0" w:type="dxa"/>
              <w:bottom w:w="40.0" w:type="dxa"/>
              <w:right w:w="40.0" w:type="dxa"/>
            </w:tcMar>
            <w:vAlign w:val="bottom"/>
          </w:tcPr>
          <w:p w:rsidR="00000000" w:rsidDel="00000000" w:rsidP="00000000" w:rsidRDefault="00000000" w:rsidRPr="00000000" w14:paraId="0000009F">
            <w:pPr>
              <w:pageBreakBefore w:val="0"/>
              <w:spacing w:line="240" w:lineRule="auto"/>
              <w:ind w:left="90" w:firstLine="0"/>
              <w:rPr/>
            </w:pPr>
            <w:r w:rsidDel="00000000" w:rsidR="00000000" w:rsidRPr="00000000">
              <w:rPr>
                <w:rtl w:val="0"/>
              </w:rPr>
              <w:t xml:space="preserve">Medium</w:t>
            </w:r>
          </w:p>
        </w:tc>
        <w:tc>
          <w:tcPr>
            <w:tcBorders>
              <w:top w:color="f3f3f3" w:space="0" w:sz="7" w:val="single"/>
              <w:left w:color="f3f3f3" w:space="0" w:sz="7" w:val="single"/>
              <w:bottom w:color="f3f3f3" w:space="0" w:sz="7" w:val="single"/>
              <w:right w:color="f3f3f3" w:space="0" w:sz="7" w:val="single"/>
            </w:tcBorders>
            <w:shd w:fill="d9d9d9" w:val="clear"/>
            <w:tcMar>
              <w:top w:w="40.0" w:type="dxa"/>
              <w:left w:w="40.0" w:type="dxa"/>
              <w:bottom w:w="40.0" w:type="dxa"/>
              <w:right w:w="40.0" w:type="dxa"/>
            </w:tcMar>
            <w:vAlign w:val="bottom"/>
          </w:tcPr>
          <w:p w:rsidR="00000000" w:rsidDel="00000000" w:rsidP="00000000" w:rsidRDefault="00000000" w:rsidRPr="00000000" w14:paraId="000000A0">
            <w:pPr>
              <w:pageBreakBefore w:val="0"/>
              <w:spacing w:line="240" w:lineRule="auto"/>
              <w:ind w:left="90" w:firstLine="0"/>
              <w:rPr/>
            </w:pPr>
            <w:r w:rsidDel="00000000" w:rsidR="00000000" w:rsidRPr="00000000">
              <w:rPr>
                <w:rtl w:val="0"/>
              </w:rPr>
              <w:t xml:space="preserve">Medium</w:t>
            </w:r>
          </w:p>
        </w:tc>
        <w:tc>
          <w:tcPr>
            <w:vMerge w:val="restart"/>
            <w:tcBorders>
              <w:top w:color="f3f3f3" w:space="0" w:sz="7" w:val="single"/>
              <w:left w:color="f3f3f3" w:space="0" w:sz="7" w:val="single"/>
              <w:bottom w:color="f3f3f3" w:space="0" w:sz="7" w:val="single"/>
              <w:right w:color="f3f3f3" w:space="0" w:sz="7" w:val="single"/>
            </w:tcBorders>
            <w:shd w:fill="d9d9d9" w:val="clear"/>
            <w:tcMar>
              <w:top w:w="40.0" w:type="dxa"/>
              <w:left w:w="40.0" w:type="dxa"/>
              <w:bottom w:w="40.0" w:type="dxa"/>
              <w:right w:w="40.0" w:type="dxa"/>
            </w:tcMar>
            <w:vAlign w:val="center"/>
          </w:tcPr>
          <w:p w:rsidR="00000000" w:rsidDel="00000000" w:rsidP="00000000" w:rsidRDefault="00000000" w:rsidRPr="00000000" w14:paraId="000000A1">
            <w:pPr>
              <w:pageBreakBefore w:val="0"/>
              <w:spacing w:line="240" w:lineRule="auto"/>
              <w:ind w:left="90" w:firstLine="0"/>
              <w:rPr/>
            </w:pPr>
            <w:r w:rsidDel="00000000" w:rsidR="00000000" w:rsidRPr="00000000">
              <w:rPr>
                <w:rtl w:val="0"/>
              </w:rPr>
            </w:r>
          </w:p>
          <w:p w:rsidR="00000000" w:rsidDel="00000000" w:rsidP="00000000" w:rsidRDefault="00000000" w:rsidRPr="00000000" w14:paraId="000000A2">
            <w:pPr>
              <w:pageBreakBefore w:val="0"/>
              <w:spacing w:line="240" w:lineRule="auto"/>
              <w:ind w:left="90" w:firstLine="0"/>
              <w:rPr/>
            </w:pPr>
            <w:r w:rsidDel="00000000" w:rsidR="00000000" w:rsidRPr="00000000">
              <w:rPr>
                <w:rtl w:val="0"/>
              </w:rPr>
            </w:r>
          </w:p>
          <w:p w:rsidR="00000000" w:rsidDel="00000000" w:rsidP="00000000" w:rsidRDefault="00000000" w:rsidRPr="00000000" w14:paraId="000000A3">
            <w:pPr>
              <w:pageBreakBefore w:val="0"/>
              <w:spacing w:line="240" w:lineRule="auto"/>
              <w:ind w:left="90" w:firstLine="0"/>
              <w:rPr/>
            </w:pPr>
            <w:r w:rsidDel="00000000" w:rsidR="00000000" w:rsidRPr="00000000">
              <w:rPr>
                <w:rtl w:val="0"/>
              </w:rPr>
              <w:t xml:space="preserve">Delivery Horizon 2 (~4 months)</w:t>
            </w:r>
          </w:p>
        </w:tc>
      </w:tr>
      <w:tr>
        <w:trPr>
          <w:cantSplit w:val="0"/>
          <w:trHeight w:val="555" w:hRule="atLeast"/>
          <w:tblHeader w:val="0"/>
        </w:trPr>
        <w:tc>
          <w:tcPr>
            <w:tcBorders>
              <w:top w:color="f3f3f3" w:space="0" w:sz="7" w:val="single"/>
              <w:left w:color="f3f3f3" w:space="0" w:sz="7" w:val="single"/>
              <w:bottom w:color="f3f3f3" w:space="0" w:sz="7" w:val="single"/>
              <w:right w:color="f3f3f3" w:space="0" w:sz="7" w:val="single"/>
            </w:tcBorders>
            <w:shd w:fill="d9d9d9" w:val="clear"/>
            <w:tcMar>
              <w:top w:w="40.0" w:type="dxa"/>
              <w:left w:w="40.0" w:type="dxa"/>
              <w:bottom w:w="40.0" w:type="dxa"/>
              <w:right w:w="40.0" w:type="dxa"/>
            </w:tcMar>
            <w:vAlign w:val="bottom"/>
          </w:tcPr>
          <w:p w:rsidR="00000000" w:rsidDel="00000000" w:rsidP="00000000" w:rsidRDefault="00000000" w:rsidRPr="00000000" w14:paraId="000000A4">
            <w:pPr>
              <w:pageBreakBefore w:val="0"/>
              <w:spacing w:line="240" w:lineRule="auto"/>
              <w:jc w:val="center"/>
              <w:rPr/>
            </w:pPr>
            <w:r w:rsidDel="00000000" w:rsidR="00000000" w:rsidRPr="00000000">
              <w:rPr>
                <w:rtl w:val="0"/>
              </w:rPr>
              <w:t xml:space="preserve">13</w:t>
            </w:r>
          </w:p>
        </w:tc>
        <w:tc>
          <w:tcPr>
            <w:tcBorders>
              <w:top w:color="f3f3f3" w:space="0" w:sz="7" w:val="single"/>
              <w:left w:color="f3f3f3" w:space="0" w:sz="7" w:val="single"/>
              <w:bottom w:color="f3f3f3" w:space="0" w:sz="7" w:val="single"/>
              <w:right w:color="f3f3f3" w:space="0" w:sz="7" w:val="single"/>
            </w:tcBorders>
            <w:shd w:fill="d9d9d9" w:val="clear"/>
            <w:tcMar>
              <w:top w:w="40.0" w:type="dxa"/>
              <w:left w:w="40.0" w:type="dxa"/>
              <w:bottom w:w="40.0" w:type="dxa"/>
              <w:right w:w="40.0" w:type="dxa"/>
            </w:tcMar>
            <w:vAlign w:val="bottom"/>
          </w:tcPr>
          <w:p w:rsidR="00000000" w:rsidDel="00000000" w:rsidP="00000000" w:rsidRDefault="00000000" w:rsidRPr="00000000" w14:paraId="000000A5">
            <w:pPr>
              <w:pageBreakBefore w:val="0"/>
              <w:spacing w:line="240" w:lineRule="auto"/>
              <w:ind w:left="90" w:firstLine="0"/>
              <w:rPr/>
            </w:pPr>
            <w:r w:rsidDel="00000000" w:rsidR="00000000" w:rsidRPr="00000000">
              <w:rPr>
                <w:rtl w:val="0"/>
              </w:rPr>
              <w:t xml:space="preserve">Architecture: Cross functional requirements should be assessed &amp; measured continuously (Like Performance)</w:t>
            </w:r>
          </w:p>
        </w:tc>
        <w:tc>
          <w:tcPr>
            <w:tcBorders>
              <w:top w:color="f3f3f3" w:space="0" w:sz="7" w:val="single"/>
              <w:left w:color="f3f3f3" w:space="0" w:sz="7" w:val="single"/>
              <w:bottom w:color="f3f3f3" w:space="0" w:sz="7" w:val="single"/>
              <w:right w:color="f3f3f3" w:space="0" w:sz="7" w:val="single"/>
            </w:tcBorders>
            <w:shd w:fill="d9d9d9" w:val="clear"/>
            <w:tcMar>
              <w:top w:w="40.0" w:type="dxa"/>
              <w:left w:w="40.0" w:type="dxa"/>
              <w:bottom w:w="40.0" w:type="dxa"/>
              <w:right w:w="40.0" w:type="dxa"/>
            </w:tcMar>
            <w:vAlign w:val="bottom"/>
          </w:tcPr>
          <w:p w:rsidR="00000000" w:rsidDel="00000000" w:rsidP="00000000" w:rsidRDefault="00000000" w:rsidRPr="00000000" w14:paraId="000000A6">
            <w:pPr>
              <w:pageBreakBefore w:val="0"/>
              <w:spacing w:line="240" w:lineRule="auto"/>
              <w:ind w:left="90" w:firstLine="0"/>
              <w:rPr/>
            </w:pPr>
            <w:r w:rsidDel="00000000" w:rsidR="00000000" w:rsidRPr="00000000">
              <w:rPr>
                <w:rtl w:val="0"/>
              </w:rPr>
              <w:t xml:space="preserve">High</w:t>
            </w:r>
          </w:p>
        </w:tc>
        <w:tc>
          <w:tcPr>
            <w:tcBorders>
              <w:top w:color="f3f3f3" w:space="0" w:sz="7" w:val="single"/>
              <w:left w:color="f3f3f3" w:space="0" w:sz="7" w:val="single"/>
              <w:bottom w:color="f3f3f3" w:space="0" w:sz="7" w:val="single"/>
              <w:right w:color="f3f3f3" w:space="0" w:sz="7" w:val="single"/>
            </w:tcBorders>
            <w:shd w:fill="d9d9d9" w:val="clear"/>
            <w:tcMar>
              <w:top w:w="40.0" w:type="dxa"/>
              <w:left w:w="40.0" w:type="dxa"/>
              <w:bottom w:w="40.0" w:type="dxa"/>
              <w:right w:w="40.0" w:type="dxa"/>
            </w:tcMar>
            <w:vAlign w:val="bottom"/>
          </w:tcPr>
          <w:p w:rsidR="00000000" w:rsidDel="00000000" w:rsidP="00000000" w:rsidRDefault="00000000" w:rsidRPr="00000000" w14:paraId="000000A7">
            <w:pPr>
              <w:pageBreakBefore w:val="0"/>
              <w:spacing w:line="240" w:lineRule="auto"/>
              <w:ind w:left="90" w:firstLine="0"/>
              <w:rPr/>
            </w:pPr>
            <w:r w:rsidDel="00000000" w:rsidR="00000000" w:rsidRPr="00000000">
              <w:rPr>
                <w:rtl w:val="0"/>
              </w:rPr>
              <w:t xml:space="preserve">Medium</w:t>
            </w:r>
          </w:p>
        </w:tc>
        <w:tc>
          <w:tcPr>
            <w:vMerge w:val="continue"/>
            <w:tcBorders>
              <w:top w:color="f3f3f3" w:space="0" w:sz="7" w:val="single"/>
              <w:left w:color="f3f3f3" w:space="0" w:sz="7" w:val="single"/>
              <w:bottom w:color="f3f3f3" w:space="0" w:sz="7" w:val="single"/>
              <w:right w:color="f3f3f3" w:space="0" w:sz="7" w:val="single"/>
            </w:tcBorders>
            <w:shd w:fill="d9d9d9" w:val="clear"/>
            <w:tcMar>
              <w:top w:w="40.0" w:type="dxa"/>
              <w:left w:w="40.0" w:type="dxa"/>
              <w:bottom w:w="40.0" w:type="dxa"/>
              <w:right w:w="40.0" w:type="dxa"/>
            </w:tcMar>
            <w:vAlign w:val="center"/>
          </w:tcPr>
          <w:p w:rsidR="00000000" w:rsidDel="00000000" w:rsidP="00000000" w:rsidRDefault="00000000" w:rsidRPr="00000000" w14:paraId="000000A8">
            <w:pPr>
              <w:pageBreakBefore w:val="0"/>
              <w:spacing w:after="0" w:before="0" w:line="240" w:lineRule="auto"/>
              <w:ind w:left="0" w:firstLine="0"/>
              <w:rPr/>
            </w:pPr>
            <w:r w:rsidDel="00000000" w:rsidR="00000000" w:rsidRPr="00000000">
              <w:rPr>
                <w:rtl w:val="0"/>
              </w:rPr>
            </w:r>
          </w:p>
        </w:tc>
      </w:tr>
      <w:tr>
        <w:trPr>
          <w:cantSplit w:val="0"/>
          <w:trHeight w:val="555" w:hRule="atLeast"/>
          <w:tblHeader w:val="0"/>
        </w:trPr>
        <w:tc>
          <w:tcPr>
            <w:tcBorders>
              <w:top w:color="f3f3f3" w:space="0" w:sz="7" w:val="single"/>
              <w:left w:color="f3f3f3" w:space="0" w:sz="7" w:val="single"/>
              <w:bottom w:color="f3f3f3" w:space="0" w:sz="7" w:val="single"/>
              <w:right w:color="f3f3f3" w:space="0" w:sz="7" w:val="single"/>
            </w:tcBorders>
            <w:shd w:fill="d9d9d9" w:val="clear"/>
            <w:tcMar>
              <w:top w:w="40.0" w:type="dxa"/>
              <w:left w:w="40.0" w:type="dxa"/>
              <w:bottom w:w="40.0" w:type="dxa"/>
              <w:right w:w="40.0" w:type="dxa"/>
            </w:tcMar>
            <w:vAlign w:val="bottom"/>
          </w:tcPr>
          <w:p w:rsidR="00000000" w:rsidDel="00000000" w:rsidP="00000000" w:rsidRDefault="00000000" w:rsidRPr="00000000" w14:paraId="000000A9">
            <w:pPr>
              <w:pageBreakBefore w:val="0"/>
              <w:spacing w:line="240" w:lineRule="auto"/>
              <w:jc w:val="center"/>
              <w:rPr/>
            </w:pPr>
            <w:r w:rsidDel="00000000" w:rsidR="00000000" w:rsidRPr="00000000">
              <w:rPr>
                <w:rtl w:val="0"/>
              </w:rPr>
              <w:t xml:space="preserve">14</w:t>
            </w:r>
          </w:p>
        </w:tc>
        <w:tc>
          <w:tcPr>
            <w:tcBorders>
              <w:top w:color="f3f3f3" w:space="0" w:sz="7" w:val="single"/>
              <w:left w:color="f3f3f3" w:space="0" w:sz="7" w:val="single"/>
              <w:bottom w:color="f3f3f3" w:space="0" w:sz="7" w:val="single"/>
              <w:right w:color="f3f3f3" w:space="0" w:sz="7" w:val="single"/>
            </w:tcBorders>
            <w:shd w:fill="d9d9d9" w:val="clear"/>
            <w:tcMar>
              <w:top w:w="40.0" w:type="dxa"/>
              <w:left w:w="40.0" w:type="dxa"/>
              <w:bottom w:w="40.0" w:type="dxa"/>
              <w:right w:w="40.0" w:type="dxa"/>
            </w:tcMar>
            <w:vAlign w:val="bottom"/>
          </w:tcPr>
          <w:p w:rsidR="00000000" w:rsidDel="00000000" w:rsidP="00000000" w:rsidRDefault="00000000" w:rsidRPr="00000000" w14:paraId="000000AA">
            <w:pPr>
              <w:pageBreakBefore w:val="0"/>
              <w:spacing w:line="240" w:lineRule="auto"/>
              <w:ind w:left="90" w:firstLine="0"/>
              <w:rPr/>
            </w:pPr>
            <w:r w:rsidDel="00000000" w:rsidR="00000000" w:rsidRPr="00000000">
              <w:rPr>
                <w:rtl w:val="0"/>
              </w:rPr>
              <w:t xml:space="preserve">DevOps: Improve the CI/CD pipeline with monitoring alerts</w:t>
            </w:r>
            <w:r w:rsidDel="00000000" w:rsidR="00000000" w:rsidRPr="00000000">
              <w:rPr>
                <w:rtl w:val="0"/>
              </w:rPr>
              <w:t xml:space="preserve">, </w:t>
            </w:r>
            <w:r w:rsidDel="00000000" w:rsidR="00000000" w:rsidRPr="00000000">
              <w:rPr>
                <w:rtl w:val="0"/>
              </w:rPr>
              <w:t xml:space="preserve">and </w:t>
            </w:r>
            <w:r w:rsidDel="00000000" w:rsidR="00000000" w:rsidRPr="00000000">
              <w:rPr>
                <w:rtl w:val="0"/>
              </w:rPr>
              <w:t xml:space="preserve">quality gates</w:t>
            </w:r>
          </w:p>
        </w:tc>
        <w:tc>
          <w:tcPr>
            <w:tcBorders>
              <w:top w:color="f3f3f3" w:space="0" w:sz="7" w:val="single"/>
              <w:left w:color="f3f3f3" w:space="0" w:sz="7" w:val="single"/>
              <w:bottom w:color="f3f3f3" w:space="0" w:sz="7" w:val="single"/>
              <w:right w:color="f3f3f3" w:space="0" w:sz="7" w:val="single"/>
            </w:tcBorders>
            <w:shd w:fill="d9d9d9" w:val="clear"/>
            <w:tcMar>
              <w:top w:w="40.0" w:type="dxa"/>
              <w:left w:w="40.0" w:type="dxa"/>
              <w:bottom w:w="40.0" w:type="dxa"/>
              <w:right w:w="40.0" w:type="dxa"/>
            </w:tcMar>
            <w:vAlign w:val="bottom"/>
          </w:tcPr>
          <w:p w:rsidR="00000000" w:rsidDel="00000000" w:rsidP="00000000" w:rsidRDefault="00000000" w:rsidRPr="00000000" w14:paraId="000000AB">
            <w:pPr>
              <w:pageBreakBefore w:val="0"/>
              <w:spacing w:line="240" w:lineRule="auto"/>
              <w:ind w:left="90" w:firstLine="0"/>
              <w:rPr/>
            </w:pPr>
            <w:r w:rsidDel="00000000" w:rsidR="00000000" w:rsidRPr="00000000">
              <w:rPr>
                <w:rtl w:val="0"/>
              </w:rPr>
              <w:t xml:space="preserve">High</w:t>
            </w:r>
          </w:p>
        </w:tc>
        <w:tc>
          <w:tcPr>
            <w:tcBorders>
              <w:top w:color="f3f3f3" w:space="0" w:sz="7" w:val="single"/>
              <w:left w:color="f3f3f3" w:space="0" w:sz="7" w:val="single"/>
              <w:bottom w:color="f3f3f3" w:space="0" w:sz="7" w:val="single"/>
              <w:right w:color="f3f3f3" w:space="0" w:sz="7" w:val="single"/>
            </w:tcBorders>
            <w:shd w:fill="d9d9d9" w:val="clear"/>
            <w:tcMar>
              <w:top w:w="40.0" w:type="dxa"/>
              <w:left w:w="40.0" w:type="dxa"/>
              <w:bottom w:w="40.0" w:type="dxa"/>
              <w:right w:w="40.0" w:type="dxa"/>
            </w:tcMar>
            <w:vAlign w:val="bottom"/>
          </w:tcPr>
          <w:p w:rsidR="00000000" w:rsidDel="00000000" w:rsidP="00000000" w:rsidRDefault="00000000" w:rsidRPr="00000000" w14:paraId="000000AC">
            <w:pPr>
              <w:pageBreakBefore w:val="0"/>
              <w:spacing w:line="240" w:lineRule="auto"/>
              <w:ind w:left="90" w:firstLine="0"/>
              <w:rPr/>
            </w:pPr>
            <w:r w:rsidDel="00000000" w:rsidR="00000000" w:rsidRPr="00000000">
              <w:rPr>
                <w:rtl w:val="0"/>
              </w:rPr>
              <w:t xml:space="preserve">Medium</w:t>
            </w:r>
          </w:p>
        </w:tc>
        <w:tc>
          <w:tcPr>
            <w:vMerge w:val="continue"/>
            <w:tcBorders>
              <w:top w:color="f3f3f3" w:space="0" w:sz="7" w:val="single"/>
              <w:left w:color="f3f3f3" w:space="0" w:sz="7" w:val="single"/>
              <w:bottom w:color="f3f3f3" w:space="0" w:sz="7" w:val="single"/>
              <w:right w:color="f3f3f3" w:space="0" w:sz="7" w:val="single"/>
            </w:tcBorders>
            <w:shd w:fill="d9d9d9" w:val="clear"/>
            <w:tcMar>
              <w:top w:w="40.0" w:type="dxa"/>
              <w:left w:w="40.0" w:type="dxa"/>
              <w:bottom w:w="40.0" w:type="dxa"/>
              <w:right w:w="40.0" w:type="dxa"/>
            </w:tcMar>
            <w:vAlign w:val="center"/>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rHeight w:val="420" w:hRule="atLeast"/>
          <w:tblHeader w:val="0"/>
        </w:trPr>
        <w:tc>
          <w:tcPr>
            <w:tcBorders>
              <w:top w:color="f3f3f3" w:space="0" w:sz="7" w:val="single"/>
              <w:left w:color="f3f3f3" w:space="0" w:sz="7" w:val="single"/>
              <w:bottom w:color="f3f3f3" w:space="0" w:sz="7" w:val="single"/>
              <w:right w:color="f3f3f3" w:space="0" w:sz="7" w:val="single"/>
            </w:tcBorders>
            <w:shd w:fill="d9d9d9" w:val="clear"/>
            <w:tcMar>
              <w:top w:w="40.0" w:type="dxa"/>
              <w:left w:w="40.0" w:type="dxa"/>
              <w:bottom w:w="40.0" w:type="dxa"/>
              <w:right w:w="40.0" w:type="dxa"/>
            </w:tcMar>
            <w:vAlign w:val="bottom"/>
          </w:tcPr>
          <w:p w:rsidR="00000000" w:rsidDel="00000000" w:rsidP="00000000" w:rsidRDefault="00000000" w:rsidRPr="00000000" w14:paraId="000000AE">
            <w:pPr>
              <w:pageBreakBefore w:val="0"/>
              <w:spacing w:line="240" w:lineRule="auto"/>
              <w:jc w:val="center"/>
              <w:rPr/>
            </w:pPr>
            <w:r w:rsidDel="00000000" w:rsidR="00000000" w:rsidRPr="00000000">
              <w:rPr>
                <w:rtl w:val="0"/>
              </w:rPr>
              <w:t xml:space="preserve">15</w:t>
            </w:r>
          </w:p>
        </w:tc>
        <w:tc>
          <w:tcPr>
            <w:tcBorders>
              <w:top w:color="f3f3f3" w:space="0" w:sz="7" w:val="single"/>
              <w:left w:color="f3f3f3" w:space="0" w:sz="7" w:val="single"/>
              <w:bottom w:color="f3f3f3" w:space="0" w:sz="7" w:val="single"/>
              <w:right w:color="f3f3f3" w:space="0" w:sz="7" w:val="single"/>
            </w:tcBorders>
            <w:shd w:fill="d9d9d9" w:val="clear"/>
            <w:tcMar>
              <w:top w:w="40.0" w:type="dxa"/>
              <w:left w:w="40.0" w:type="dxa"/>
              <w:bottom w:w="40.0" w:type="dxa"/>
              <w:right w:w="40.0" w:type="dxa"/>
            </w:tcMar>
            <w:vAlign w:val="bottom"/>
          </w:tcPr>
          <w:p w:rsidR="00000000" w:rsidDel="00000000" w:rsidP="00000000" w:rsidRDefault="00000000" w:rsidRPr="00000000" w14:paraId="000000AF">
            <w:pPr>
              <w:pageBreakBefore w:val="0"/>
              <w:spacing w:line="240" w:lineRule="auto"/>
              <w:ind w:left="90" w:firstLine="0"/>
              <w:rPr/>
            </w:pPr>
            <w:r w:rsidDel="00000000" w:rsidR="00000000" w:rsidRPr="00000000">
              <w:rPr>
                <w:rtl w:val="0"/>
              </w:rPr>
              <w:t xml:space="preserve">DevOps: Leverage k8s for better scalability and resilience</w:t>
            </w:r>
          </w:p>
        </w:tc>
        <w:tc>
          <w:tcPr>
            <w:tcBorders>
              <w:top w:color="f3f3f3" w:space="0" w:sz="7" w:val="single"/>
              <w:left w:color="f3f3f3" w:space="0" w:sz="7" w:val="single"/>
              <w:bottom w:color="f3f3f3" w:space="0" w:sz="7" w:val="single"/>
              <w:right w:color="f3f3f3" w:space="0" w:sz="7" w:val="single"/>
            </w:tcBorders>
            <w:shd w:fill="d9d9d9" w:val="clear"/>
            <w:tcMar>
              <w:top w:w="40.0" w:type="dxa"/>
              <w:left w:w="40.0" w:type="dxa"/>
              <w:bottom w:w="40.0" w:type="dxa"/>
              <w:right w:w="40.0" w:type="dxa"/>
            </w:tcMar>
            <w:vAlign w:val="bottom"/>
          </w:tcPr>
          <w:p w:rsidR="00000000" w:rsidDel="00000000" w:rsidP="00000000" w:rsidRDefault="00000000" w:rsidRPr="00000000" w14:paraId="000000B0">
            <w:pPr>
              <w:pageBreakBefore w:val="0"/>
              <w:spacing w:line="240" w:lineRule="auto"/>
              <w:ind w:left="90" w:firstLine="0"/>
              <w:rPr/>
            </w:pPr>
            <w:r w:rsidDel="00000000" w:rsidR="00000000" w:rsidRPr="00000000">
              <w:rPr>
                <w:rtl w:val="0"/>
              </w:rPr>
              <w:t xml:space="preserve">Medium</w:t>
            </w:r>
          </w:p>
        </w:tc>
        <w:tc>
          <w:tcPr>
            <w:tcBorders>
              <w:top w:color="f3f3f3" w:space="0" w:sz="7" w:val="single"/>
              <w:left w:color="f3f3f3" w:space="0" w:sz="7" w:val="single"/>
              <w:bottom w:color="f3f3f3" w:space="0" w:sz="7" w:val="single"/>
              <w:right w:color="f3f3f3" w:space="0" w:sz="7" w:val="single"/>
            </w:tcBorders>
            <w:shd w:fill="d9d9d9" w:val="clear"/>
            <w:tcMar>
              <w:top w:w="40.0" w:type="dxa"/>
              <w:left w:w="40.0" w:type="dxa"/>
              <w:bottom w:w="40.0" w:type="dxa"/>
              <w:right w:w="40.0" w:type="dxa"/>
            </w:tcMar>
            <w:vAlign w:val="bottom"/>
          </w:tcPr>
          <w:p w:rsidR="00000000" w:rsidDel="00000000" w:rsidP="00000000" w:rsidRDefault="00000000" w:rsidRPr="00000000" w14:paraId="000000B1">
            <w:pPr>
              <w:pageBreakBefore w:val="0"/>
              <w:spacing w:line="240" w:lineRule="auto"/>
              <w:ind w:left="90" w:firstLine="0"/>
              <w:rPr/>
            </w:pPr>
            <w:r w:rsidDel="00000000" w:rsidR="00000000" w:rsidRPr="00000000">
              <w:rPr>
                <w:rtl w:val="0"/>
              </w:rPr>
              <w:t xml:space="preserve">Medium</w:t>
            </w:r>
          </w:p>
        </w:tc>
        <w:tc>
          <w:tcPr>
            <w:vMerge w:val="continue"/>
            <w:tcBorders>
              <w:top w:color="f3f3f3" w:space="0" w:sz="7" w:val="single"/>
              <w:left w:color="f3f3f3" w:space="0" w:sz="7" w:val="single"/>
              <w:bottom w:color="f3f3f3" w:space="0" w:sz="7" w:val="single"/>
              <w:right w:color="f3f3f3" w:space="0" w:sz="7" w:val="single"/>
            </w:tcBorders>
            <w:shd w:fill="d9d9d9" w:val="clear"/>
            <w:tcMar>
              <w:top w:w="40.0" w:type="dxa"/>
              <w:left w:w="40.0" w:type="dxa"/>
              <w:bottom w:w="40.0" w:type="dxa"/>
              <w:right w:w="40.0" w:type="dxa"/>
            </w:tcMar>
            <w:vAlign w:val="center"/>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rHeight w:val="435" w:hRule="atLeast"/>
          <w:tblHeader w:val="0"/>
        </w:trPr>
        <w:tc>
          <w:tcPr>
            <w:tcBorders>
              <w:top w:color="f3f3f3" w:space="0" w:sz="7" w:val="single"/>
              <w:left w:color="f3f3f3" w:space="0" w:sz="7" w:val="single"/>
              <w:bottom w:color="f3f3f3" w:space="0" w:sz="7" w:val="single"/>
              <w:right w:color="f3f3f3" w:space="0" w:sz="7" w:val="single"/>
            </w:tcBorders>
            <w:shd w:fill="d9d9d9" w:val="clear"/>
            <w:tcMar>
              <w:top w:w="40.0" w:type="dxa"/>
              <w:left w:w="40.0" w:type="dxa"/>
              <w:bottom w:w="40.0" w:type="dxa"/>
              <w:right w:w="40.0" w:type="dxa"/>
            </w:tcMar>
            <w:vAlign w:val="bottom"/>
          </w:tcPr>
          <w:p w:rsidR="00000000" w:rsidDel="00000000" w:rsidP="00000000" w:rsidRDefault="00000000" w:rsidRPr="00000000" w14:paraId="000000B3">
            <w:pPr>
              <w:pageBreakBefore w:val="0"/>
              <w:spacing w:line="240" w:lineRule="auto"/>
              <w:jc w:val="center"/>
              <w:rPr/>
            </w:pPr>
            <w:r w:rsidDel="00000000" w:rsidR="00000000" w:rsidRPr="00000000">
              <w:rPr>
                <w:rtl w:val="0"/>
              </w:rPr>
              <w:t xml:space="preserve">16</w:t>
            </w:r>
          </w:p>
        </w:tc>
        <w:tc>
          <w:tcPr>
            <w:tcBorders>
              <w:top w:color="f3f3f3" w:space="0" w:sz="7" w:val="single"/>
              <w:left w:color="f3f3f3" w:space="0" w:sz="7" w:val="single"/>
              <w:bottom w:color="f3f3f3" w:space="0" w:sz="7" w:val="single"/>
              <w:right w:color="f3f3f3" w:space="0" w:sz="7" w:val="single"/>
            </w:tcBorders>
            <w:shd w:fill="d9d9d9" w:val="clear"/>
            <w:tcMar>
              <w:top w:w="40.0" w:type="dxa"/>
              <w:left w:w="40.0" w:type="dxa"/>
              <w:bottom w:w="40.0" w:type="dxa"/>
              <w:right w:w="40.0" w:type="dxa"/>
            </w:tcMar>
            <w:vAlign w:val="bottom"/>
          </w:tcPr>
          <w:p w:rsidR="00000000" w:rsidDel="00000000" w:rsidP="00000000" w:rsidRDefault="00000000" w:rsidRPr="00000000" w14:paraId="000000B4">
            <w:pPr>
              <w:pageBreakBefore w:val="0"/>
              <w:spacing w:line="240" w:lineRule="auto"/>
              <w:ind w:left="90" w:firstLine="0"/>
              <w:rPr/>
            </w:pPr>
            <w:r w:rsidDel="00000000" w:rsidR="00000000" w:rsidRPr="00000000">
              <w:rPr>
                <w:rtl w:val="0"/>
              </w:rPr>
              <w:t xml:space="preserve">Security: Implementing strong input validation against malicious data being processed</w:t>
            </w:r>
          </w:p>
        </w:tc>
        <w:tc>
          <w:tcPr>
            <w:tcBorders>
              <w:top w:color="f3f3f3" w:space="0" w:sz="7" w:val="single"/>
              <w:left w:color="f3f3f3" w:space="0" w:sz="7" w:val="single"/>
              <w:bottom w:color="f3f3f3" w:space="0" w:sz="7" w:val="single"/>
              <w:right w:color="f3f3f3" w:space="0" w:sz="7" w:val="single"/>
            </w:tcBorders>
            <w:shd w:fill="d9d9d9" w:val="clear"/>
            <w:tcMar>
              <w:top w:w="40.0" w:type="dxa"/>
              <w:left w:w="40.0" w:type="dxa"/>
              <w:bottom w:w="40.0" w:type="dxa"/>
              <w:right w:w="40.0" w:type="dxa"/>
            </w:tcMar>
            <w:vAlign w:val="bottom"/>
          </w:tcPr>
          <w:p w:rsidR="00000000" w:rsidDel="00000000" w:rsidP="00000000" w:rsidRDefault="00000000" w:rsidRPr="00000000" w14:paraId="000000B5">
            <w:pPr>
              <w:pageBreakBefore w:val="0"/>
              <w:spacing w:line="240" w:lineRule="auto"/>
              <w:ind w:left="90" w:firstLine="0"/>
              <w:rPr/>
            </w:pPr>
            <w:r w:rsidDel="00000000" w:rsidR="00000000" w:rsidRPr="00000000">
              <w:rPr>
                <w:rtl w:val="0"/>
              </w:rPr>
              <w:t xml:space="preserve">High</w:t>
            </w:r>
            <w:r w:rsidDel="00000000" w:rsidR="00000000" w:rsidRPr="00000000">
              <w:rPr>
                <w:rtl w:val="0"/>
              </w:rPr>
            </w:r>
          </w:p>
        </w:tc>
        <w:tc>
          <w:tcPr>
            <w:tcBorders>
              <w:top w:color="f3f3f3" w:space="0" w:sz="7" w:val="single"/>
              <w:left w:color="f3f3f3" w:space="0" w:sz="7" w:val="single"/>
              <w:bottom w:color="f3f3f3" w:space="0" w:sz="7" w:val="single"/>
              <w:right w:color="f3f3f3" w:space="0" w:sz="7" w:val="single"/>
            </w:tcBorders>
            <w:shd w:fill="d9d9d9" w:val="clear"/>
            <w:tcMar>
              <w:top w:w="40.0" w:type="dxa"/>
              <w:left w:w="40.0" w:type="dxa"/>
              <w:bottom w:w="40.0" w:type="dxa"/>
              <w:right w:w="40.0" w:type="dxa"/>
            </w:tcMar>
            <w:vAlign w:val="bottom"/>
          </w:tcPr>
          <w:p w:rsidR="00000000" w:rsidDel="00000000" w:rsidP="00000000" w:rsidRDefault="00000000" w:rsidRPr="00000000" w14:paraId="000000B6">
            <w:pPr>
              <w:pageBreakBefore w:val="0"/>
              <w:spacing w:line="240" w:lineRule="auto"/>
              <w:ind w:left="90" w:firstLine="0"/>
              <w:rPr/>
            </w:pPr>
            <w:r w:rsidDel="00000000" w:rsidR="00000000" w:rsidRPr="00000000">
              <w:rPr>
                <w:rtl w:val="0"/>
              </w:rPr>
              <w:t xml:space="preserve">High</w:t>
            </w:r>
          </w:p>
        </w:tc>
        <w:tc>
          <w:tcPr>
            <w:vMerge w:val="continue"/>
            <w:tcBorders>
              <w:top w:color="f3f3f3" w:space="0" w:sz="7" w:val="single"/>
              <w:left w:color="f3f3f3" w:space="0" w:sz="7" w:val="single"/>
              <w:bottom w:color="f3f3f3" w:space="0" w:sz="7" w:val="single"/>
              <w:right w:color="f3f3f3" w:space="0" w:sz="7" w:val="single"/>
            </w:tcBorders>
            <w:shd w:fill="d9d9d9" w:val="clear"/>
            <w:tcMar>
              <w:top w:w="40.0" w:type="dxa"/>
              <w:left w:w="40.0" w:type="dxa"/>
              <w:bottom w:w="40.0" w:type="dxa"/>
              <w:right w:w="40.0" w:type="dxa"/>
            </w:tcMar>
            <w:vAlign w:val="center"/>
          </w:tcPr>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rHeight w:val="704.19921875" w:hRule="atLeast"/>
          <w:tblHeader w:val="0"/>
        </w:trPr>
        <w:tc>
          <w:tcPr>
            <w:tcBorders>
              <w:top w:color="f3f3f3" w:space="0" w:sz="7" w:val="single"/>
              <w:left w:color="f3f3f3" w:space="0" w:sz="7" w:val="single"/>
              <w:bottom w:color="f3f3f3" w:space="0" w:sz="7" w:val="single"/>
              <w:right w:color="f3f3f3" w:space="0" w:sz="7" w:val="single"/>
            </w:tcBorders>
            <w:shd w:fill="d9d9d9" w:val="clear"/>
            <w:tcMar>
              <w:top w:w="40.0" w:type="dxa"/>
              <w:left w:w="40.0" w:type="dxa"/>
              <w:bottom w:w="40.0" w:type="dxa"/>
              <w:right w:w="40.0" w:type="dxa"/>
            </w:tcMar>
            <w:vAlign w:val="bottom"/>
          </w:tcPr>
          <w:p w:rsidR="00000000" w:rsidDel="00000000" w:rsidP="00000000" w:rsidRDefault="00000000" w:rsidRPr="00000000" w14:paraId="000000B8">
            <w:pPr>
              <w:pageBreakBefore w:val="0"/>
              <w:spacing w:line="240" w:lineRule="auto"/>
              <w:jc w:val="center"/>
              <w:rPr/>
            </w:pPr>
            <w:r w:rsidDel="00000000" w:rsidR="00000000" w:rsidRPr="00000000">
              <w:rPr>
                <w:rtl w:val="0"/>
              </w:rPr>
              <w:t xml:space="preserve">17</w:t>
            </w:r>
          </w:p>
        </w:tc>
        <w:tc>
          <w:tcPr>
            <w:tcBorders>
              <w:top w:color="f3f3f3" w:space="0" w:sz="7" w:val="single"/>
              <w:left w:color="f3f3f3" w:space="0" w:sz="7" w:val="single"/>
              <w:bottom w:color="f3f3f3" w:space="0" w:sz="7" w:val="single"/>
              <w:right w:color="f3f3f3" w:space="0" w:sz="7" w:val="single"/>
            </w:tcBorders>
            <w:shd w:fill="d9d9d9" w:val="clear"/>
            <w:tcMar>
              <w:top w:w="40.0" w:type="dxa"/>
              <w:left w:w="40.0" w:type="dxa"/>
              <w:bottom w:w="40.0" w:type="dxa"/>
              <w:right w:w="40.0" w:type="dxa"/>
            </w:tcMar>
            <w:vAlign w:val="bottom"/>
          </w:tcPr>
          <w:p w:rsidR="00000000" w:rsidDel="00000000" w:rsidP="00000000" w:rsidRDefault="00000000" w:rsidRPr="00000000" w14:paraId="000000B9">
            <w:pPr>
              <w:pageBreakBefore w:val="0"/>
              <w:spacing w:line="240" w:lineRule="auto"/>
              <w:ind w:left="90" w:firstLine="0"/>
              <w:rPr/>
            </w:pPr>
            <w:r w:rsidDel="00000000" w:rsidR="00000000" w:rsidRPr="00000000">
              <w:rPr>
                <w:rtl w:val="0"/>
              </w:rPr>
              <w:t xml:space="preserve">Security: Implement strong and secure licence management  in host environment</w:t>
            </w:r>
          </w:p>
        </w:tc>
        <w:tc>
          <w:tcPr>
            <w:tcBorders>
              <w:top w:color="f3f3f3" w:space="0" w:sz="7" w:val="single"/>
              <w:left w:color="f3f3f3" w:space="0" w:sz="7" w:val="single"/>
              <w:bottom w:color="f3f3f3" w:space="0" w:sz="7" w:val="single"/>
              <w:right w:color="f3f3f3" w:space="0" w:sz="7" w:val="single"/>
            </w:tcBorders>
            <w:shd w:fill="d9d9d9" w:val="clear"/>
            <w:tcMar>
              <w:top w:w="40.0" w:type="dxa"/>
              <w:left w:w="40.0" w:type="dxa"/>
              <w:bottom w:w="40.0" w:type="dxa"/>
              <w:right w:w="40.0" w:type="dxa"/>
            </w:tcMar>
            <w:vAlign w:val="bottom"/>
          </w:tcPr>
          <w:p w:rsidR="00000000" w:rsidDel="00000000" w:rsidP="00000000" w:rsidRDefault="00000000" w:rsidRPr="00000000" w14:paraId="000000BA">
            <w:pPr>
              <w:pageBreakBefore w:val="0"/>
              <w:spacing w:line="240" w:lineRule="auto"/>
              <w:ind w:left="90" w:firstLine="0"/>
              <w:rPr/>
            </w:pPr>
            <w:r w:rsidDel="00000000" w:rsidR="00000000" w:rsidRPr="00000000">
              <w:rPr>
                <w:rtl w:val="0"/>
              </w:rPr>
              <w:t xml:space="preserve">High</w:t>
            </w:r>
            <w:r w:rsidDel="00000000" w:rsidR="00000000" w:rsidRPr="00000000">
              <w:rPr>
                <w:rtl w:val="0"/>
              </w:rPr>
            </w:r>
          </w:p>
        </w:tc>
        <w:tc>
          <w:tcPr>
            <w:tcBorders>
              <w:top w:color="f3f3f3" w:space="0" w:sz="7" w:val="single"/>
              <w:left w:color="f3f3f3" w:space="0" w:sz="7" w:val="single"/>
              <w:bottom w:color="f3f3f3" w:space="0" w:sz="7" w:val="single"/>
              <w:right w:color="f3f3f3" w:space="0" w:sz="7" w:val="single"/>
            </w:tcBorders>
            <w:shd w:fill="d9d9d9" w:val="clear"/>
            <w:tcMar>
              <w:top w:w="40.0" w:type="dxa"/>
              <w:left w:w="40.0" w:type="dxa"/>
              <w:bottom w:w="40.0" w:type="dxa"/>
              <w:right w:w="40.0" w:type="dxa"/>
            </w:tcMar>
            <w:vAlign w:val="bottom"/>
          </w:tcPr>
          <w:p w:rsidR="00000000" w:rsidDel="00000000" w:rsidP="00000000" w:rsidRDefault="00000000" w:rsidRPr="00000000" w14:paraId="000000BB">
            <w:pPr>
              <w:pageBreakBefore w:val="0"/>
              <w:spacing w:line="240" w:lineRule="auto"/>
              <w:ind w:left="90" w:firstLine="0"/>
              <w:rPr/>
            </w:pPr>
            <w:r w:rsidDel="00000000" w:rsidR="00000000" w:rsidRPr="00000000">
              <w:rPr>
                <w:rtl w:val="0"/>
              </w:rPr>
              <w:t xml:space="preserve">High</w:t>
            </w:r>
          </w:p>
        </w:tc>
        <w:tc>
          <w:tcPr>
            <w:vMerge w:val="continue"/>
            <w:tcBorders>
              <w:top w:color="f3f3f3" w:space="0" w:sz="7" w:val="single"/>
              <w:left w:color="f3f3f3" w:space="0" w:sz="7" w:val="single"/>
              <w:bottom w:color="f3f3f3" w:space="0" w:sz="7" w:val="single"/>
              <w:right w:color="f3f3f3" w:space="0" w:sz="7" w:val="single"/>
            </w:tcBorders>
            <w:shd w:fill="d9d9d9" w:val="clear"/>
            <w:tcMar>
              <w:top w:w="40.0" w:type="dxa"/>
              <w:left w:w="40.0" w:type="dxa"/>
              <w:bottom w:w="40.0" w:type="dxa"/>
              <w:right w:w="40.0" w:type="dxa"/>
            </w:tcMar>
            <w:vAlign w:val="center"/>
          </w:tcPr>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rHeight w:val="435" w:hRule="atLeast"/>
          <w:tblHeader w:val="0"/>
        </w:trPr>
        <w:tc>
          <w:tcPr>
            <w:tcBorders>
              <w:top w:color="f3f3f3" w:space="0" w:sz="7" w:val="single"/>
              <w:left w:color="f3f3f3" w:space="0" w:sz="7" w:val="single"/>
              <w:bottom w:color="f3f3f3" w:space="0" w:sz="7" w:val="single"/>
              <w:right w:color="f3f3f3" w:space="0" w:sz="7" w:val="single"/>
            </w:tcBorders>
            <w:shd w:fill="d9d9d9" w:val="clear"/>
            <w:tcMar>
              <w:top w:w="40.0" w:type="dxa"/>
              <w:left w:w="40.0" w:type="dxa"/>
              <w:bottom w:w="40.0" w:type="dxa"/>
              <w:right w:w="40.0" w:type="dxa"/>
            </w:tcMar>
            <w:vAlign w:val="bottom"/>
          </w:tcPr>
          <w:p w:rsidR="00000000" w:rsidDel="00000000" w:rsidP="00000000" w:rsidRDefault="00000000" w:rsidRPr="00000000" w14:paraId="000000BD">
            <w:pPr>
              <w:pageBreakBefore w:val="0"/>
              <w:spacing w:line="240" w:lineRule="auto"/>
              <w:jc w:val="center"/>
              <w:rPr/>
            </w:pPr>
            <w:r w:rsidDel="00000000" w:rsidR="00000000" w:rsidRPr="00000000">
              <w:rPr>
                <w:rtl w:val="0"/>
              </w:rPr>
              <w:t xml:space="preserve">18</w:t>
            </w:r>
          </w:p>
        </w:tc>
        <w:tc>
          <w:tcPr>
            <w:tcBorders>
              <w:top w:color="f3f3f3" w:space="0" w:sz="7" w:val="single"/>
              <w:left w:color="f3f3f3" w:space="0" w:sz="7" w:val="single"/>
              <w:bottom w:color="f3f3f3" w:space="0" w:sz="7" w:val="single"/>
              <w:right w:color="f3f3f3" w:space="0" w:sz="7" w:val="single"/>
            </w:tcBorders>
            <w:shd w:fill="d9d9d9" w:val="clear"/>
            <w:tcMar>
              <w:top w:w="40.0" w:type="dxa"/>
              <w:left w:w="40.0" w:type="dxa"/>
              <w:bottom w:w="40.0" w:type="dxa"/>
              <w:right w:w="40.0" w:type="dxa"/>
            </w:tcMar>
            <w:vAlign w:val="bottom"/>
          </w:tcPr>
          <w:p w:rsidR="00000000" w:rsidDel="00000000" w:rsidP="00000000" w:rsidRDefault="00000000" w:rsidRPr="00000000" w14:paraId="000000BE">
            <w:pPr>
              <w:pageBreakBefore w:val="0"/>
              <w:spacing w:line="240" w:lineRule="auto"/>
              <w:ind w:left="90" w:firstLine="0"/>
              <w:rPr/>
            </w:pPr>
            <w:r w:rsidDel="00000000" w:rsidR="00000000" w:rsidRPr="00000000">
              <w:rPr>
                <w:rtl w:val="0"/>
              </w:rPr>
              <w:t xml:space="preserve">Security: Implement binary protection on the builds/artifacts that gets deployed in production</w:t>
            </w:r>
          </w:p>
        </w:tc>
        <w:tc>
          <w:tcPr>
            <w:tcBorders>
              <w:top w:color="f3f3f3" w:space="0" w:sz="7" w:val="single"/>
              <w:left w:color="f3f3f3" w:space="0" w:sz="7" w:val="single"/>
              <w:bottom w:color="f3f3f3" w:space="0" w:sz="7" w:val="single"/>
              <w:right w:color="f3f3f3" w:space="0" w:sz="7" w:val="single"/>
            </w:tcBorders>
            <w:shd w:fill="d9d9d9" w:val="clear"/>
            <w:tcMar>
              <w:top w:w="40.0" w:type="dxa"/>
              <w:left w:w="40.0" w:type="dxa"/>
              <w:bottom w:w="40.0" w:type="dxa"/>
              <w:right w:w="40.0" w:type="dxa"/>
            </w:tcMar>
            <w:vAlign w:val="bottom"/>
          </w:tcPr>
          <w:p w:rsidR="00000000" w:rsidDel="00000000" w:rsidP="00000000" w:rsidRDefault="00000000" w:rsidRPr="00000000" w14:paraId="000000BF">
            <w:pPr>
              <w:pageBreakBefore w:val="0"/>
              <w:spacing w:line="240" w:lineRule="auto"/>
              <w:ind w:left="90" w:firstLine="0"/>
              <w:rPr/>
            </w:pPr>
            <w:r w:rsidDel="00000000" w:rsidR="00000000" w:rsidRPr="00000000">
              <w:rPr>
                <w:rtl w:val="0"/>
              </w:rPr>
              <w:t xml:space="preserve">High</w:t>
            </w:r>
          </w:p>
        </w:tc>
        <w:tc>
          <w:tcPr>
            <w:tcBorders>
              <w:top w:color="f3f3f3" w:space="0" w:sz="7" w:val="single"/>
              <w:left w:color="f3f3f3" w:space="0" w:sz="7" w:val="single"/>
              <w:bottom w:color="f3f3f3" w:space="0" w:sz="7" w:val="single"/>
              <w:right w:color="f3f3f3" w:space="0" w:sz="7" w:val="single"/>
            </w:tcBorders>
            <w:shd w:fill="d9d9d9" w:val="clear"/>
            <w:tcMar>
              <w:top w:w="40.0" w:type="dxa"/>
              <w:left w:w="40.0" w:type="dxa"/>
              <w:bottom w:w="40.0" w:type="dxa"/>
              <w:right w:w="40.0" w:type="dxa"/>
            </w:tcMar>
            <w:vAlign w:val="bottom"/>
          </w:tcPr>
          <w:p w:rsidR="00000000" w:rsidDel="00000000" w:rsidP="00000000" w:rsidRDefault="00000000" w:rsidRPr="00000000" w14:paraId="000000C0">
            <w:pPr>
              <w:pageBreakBefore w:val="0"/>
              <w:spacing w:line="240" w:lineRule="auto"/>
              <w:ind w:left="90" w:firstLine="0"/>
              <w:rPr/>
            </w:pPr>
            <w:r w:rsidDel="00000000" w:rsidR="00000000" w:rsidRPr="00000000">
              <w:rPr>
                <w:rtl w:val="0"/>
              </w:rPr>
              <w:t xml:space="preserve">Medium</w:t>
            </w:r>
          </w:p>
        </w:tc>
        <w:tc>
          <w:tcPr>
            <w:vMerge w:val="continue"/>
            <w:tcBorders>
              <w:top w:color="f3f3f3" w:space="0" w:sz="7" w:val="single"/>
              <w:left w:color="f3f3f3" w:space="0" w:sz="7" w:val="single"/>
              <w:bottom w:color="f3f3f3" w:space="0" w:sz="7" w:val="single"/>
              <w:right w:color="f3f3f3" w:space="0" w:sz="7" w:val="single"/>
            </w:tcBorders>
            <w:shd w:fill="d9d9d9" w:val="clear"/>
            <w:tcMar>
              <w:top w:w="40.0" w:type="dxa"/>
              <w:left w:w="40.0" w:type="dxa"/>
              <w:bottom w:w="40.0" w:type="dxa"/>
              <w:right w:w="40.0" w:type="dxa"/>
            </w:tcMar>
            <w:vAlign w:val="center"/>
          </w:tcPr>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rHeight w:val="435" w:hRule="atLeast"/>
          <w:tblHeader w:val="0"/>
        </w:trPr>
        <w:tc>
          <w:tcPr>
            <w:tcBorders>
              <w:top w:color="f3f3f3" w:space="0" w:sz="7" w:val="single"/>
              <w:left w:color="f3f3f3" w:space="0" w:sz="7" w:val="single"/>
              <w:bottom w:color="f3f3f3" w:space="0" w:sz="7" w:val="single"/>
              <w:right w:color="f3f3f3" w:space="0" w:sz="7" w:val="single"/>
            </w:tcBorders>
            <w:shd w:fill="d9d9d9" w:val="clear"/>
            <w:tcMar>
              <w:top w:w="40.0" w:type="dxa"/>
              <w:left w:w="40.0" w:type="dxa"/>
              <w:bottom w:w="40.0" w:type="dxa"/>
              <w:right w:w="40.0" w:type="dxa"/>
            </w:tcMar>
            <w:vAlign w:val="bottom"/>
          </w:tcPr>
          <w:p w:rsidR="00000000" w:rsidDel="00000000" w:rsidP="00000000" w:rsidRDefault="00000000" w:rsidRPr="00000000" w14:paraId="000000C2">
            <w:pPr>
              <w:pageBreakBefore w:val="0"/>
              <w:spacing w:line="240" w:lineRule="auto"/>
              <w:jc w:val="center"/>
              <w:rPr/>
            </w:pPr>
            <w:r w:rsidDel="00000000" w:rsidR="00000000" w:rsidRPr="00000000">
              <w:rPr>
                <w:rtl w:val="0"/>
              </w:rPr>
              <w:t xml:space="preserve">19</w:t>
            </w:r>
          </w:p>
        </w:tc>
        <w:tc>
          <w:tcPr>
            <w:tcBorders>
              <w:top w:color="f3f3f3" w:space="0" w:sz="7" w:val="single"/>
              <w:left w:color="f3f3f3" w:space="0" w:sz="7" w:val="single"/>
              <w:bottom w:color="f3f3f3" w:space="0" w:sz="7" w:val="single"/>
              <w:right w:color="f3f3f3" w:space="0" w:sz="7" w:val="single"/>
            </w:tcBorders>
            <w:shd w:fill="d9d9d9" w:val="clear"/>
            <w:tcMar>
              <w:top w:w="40.0" w:type="dxa"/>
              <w:left w:w="40.0" w:type="dxa"/>
              <w:bottom w:w="40.0" w:type="dxa"/>
              <w:right w:w="40.0" w:type="dxa"/>
            </w:tcMar>
            <w:vAlign w:val="bottom"/>
          </w:tcPr>
          <w:p w:rsidR="00000000" w:rsidDel="00000000" w:rsidP="00000000" w:rsidRDefault="00000000" w:rsidRPr="00000000" w14:paraId="000000C3">
            <w:pPr>
              <w:pageBreakBefore w:val="0"/>
              <w:spacing w:line="240" w:lineRule="auto"/>
              <w:ind w:left="90" w:firstLine="0"/>
              <w:rPr/>
            </w:pPr>
            <w:r w:rsidDel="00000000" w:rsidR="00000000" w:rsidRPr="00000000">
              <w:rPr>
                <w:rtl w:val="0"/>
              </w:rPr>
              <w:t xml:space="preserve">Security: Implement secure file uploads</w:t>
            </w:r>
          </w:p>
        </w:tc>
        <w:tc>
          <w:tcPr>
            <w:tcBorders>
              <w:top w:color="f3f3f3" w:space="0" w:sz="7" w:val="single"/>
              <w:left w:color="f3f3f3" w:space="0" w:sz="7" w:val="single"/>
              <w:bottom w:color="f3f3f3" w:space="0" w:sz="7" w:val="single"/>
              <w:right w:color="f3f3f3" w:space="0" w:sz="7" w:val="single"/>
            </w:tcBorders>
            <w:shd w:fill="d9d9d9" w:val="clear"/>
            <w:tcMar>
              <w:top w:w="40.0" w:type="dxa"/>
              <w:left w:w="40.0" w:type="dxa"/>
              <w:bottom w:w="40.0" w:type="dxa"/>
              <w:right w:w="40.0" w:type="dxa"/>
            </w:tcMar>
            <w:vAlign w:val="bottom"/>
          </w:tcPr>
          <w:p w:rsidR="00000000" w:rsidDel="00000000" w:rsidP="00000000" w:rsidRDefault="00000000" w:rsidRPr="00000000" w14:paraId="000000C4">
            <w:pPr>
              <w:pageBreakBefore w:val="0"/>
              <w:spacing w:line="240" w:lineRule="auto"/>
              <w:ind w:left="90" w:firstLine="0"/>
              <w:rPr/>
            </w:pPr>
            <w:r w:rsidDel="00000000" w:rsidR="00000000" w:rsidRPr="00000000">
              <w:rPr>
                <w:rtl w:val="0"/>
              </w:rPr>
              <w:t xml:space="preserve">High</w:t>
            </w:r>
          </w:p>
        </w:tc>
        <w:tc>
          <w:tcPr>
            <w:tcBorders>
              <w:top w:color="f3f3f3" w:space="0" w:sz="7" w:val="single"/>
              <w:left w:color="f3f3f3" w:space="0" w:sz="7" w:val="single"/>
              <w:bottom w:color="f3f3f3" w:space="0" w:sz="7" w:val="single"/>
              <w:right w:color="f3f3f3" w:space="0" w:sz="7" w:val="single"/>
            </w:tcBorders>
            <w:shd w:fill="d9d9d9" w:val="clear"/>
            <w:tcMar>
              <w:top w:w="40.0" w:type="dxa"/>
              <w:left w:w="40.0" w:type="dxa"/>
              <w:bottom w:w="40.0" w:type="dxa"/>
              <w:right w:w="40.0" w:type="dxa"/>
            </w:tcMar>
            <w:vAlign w:val="bottom"/>
          </w:tcPr>
          <w:p w:rsidR="00000000" w:rsidDel="00000000" w:rsidP="00000000" w:rsidRDefault="00000000" w:rsidRPr="00000000" w14:paraId="000000C5">
            <w:pPr>
              <w:pageBreakBefore w:val="0"/>
              <w:spacing w:line="240" w:lineRule="auto"/>
              <w:ind w:left="90" w:firstLine="0"/>
              <w:rPr/>
            </w:pPr>
            <w:r w:rsidDel="00000000" w:rsidR="00000000" w:rsidRPr="00000000">
              <w:rPr>
                <w:rtl w:val="0"/>
              </w:rPr>
              <w:t xml:space="preserve">Low</w:t>
            </w:r>
          </w:p>
        </w:tc>
        <w:tc>
          <w:tcPr>
            <w:vMerge w:val="continue"/>
            <w:tcBorders>
              <w:top w:color="f3f3f3" w:space="0" w:sz="7" w:val="single"/>
              <w:left w:color="f3f3f3" w:space="0" w:sz="7" w:val="single"/>
              <w:bottom w:color="f3f3f3" w:space="0" w:sz="7" w:val="single"/>
              <w:right w:color="f3f3f3" w:space="0" w:sz="7" w:val="single"/>
            </w:tcBorders>
            <w:shd w:fill="d9d9d9" w:val="clear"/>
            <w:tcMar>
              <w:top w:w="40.0" w:type="dxa"/>
              <w:left w:w="40.0" w:type="dxa"/>
              <w:bottom w:w="40.0" w:type="dxa"/>
              <w:right w:w="40.0" w:type="dxa"/>
            </w:tcMar>
            <w:vAlign w:val="center"/>
          </w:tcPr>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rHeight w:val="435" w:hRule="atLeast"/>
          <w:tblHeader w:val="0"/>
        </w:trPr>
        <w:tc>
          <w:tcPr>
            <w:tcBorders>
              <w:top w:color="f3f3f3" w:space="0" w:sz="7" w:val="single"/>
              <w:left w:color="f3f3f3" w:space="0" w:sz="7" w:val="single"/>
              <w:bottom w:color="f3f3f3" w:space="0" w:sz="7" w:val="single"/>
              <w:right w:color="f3f3f3" w:space="0" w:sz="7" w:val="single"/>
            </w:tcBorders>
            <w:shd w:fill="d9d9d9" w:val="clear"/>
            <w:tcMar>
              <w:top w:w="40.0" w:type="dxa"/>
              <w:left w:w="40.0" w:type="dxa"/>
              <w:bottom w:w="40.0" w:type="dxa"/>
              <w:right w:w="40.0" w:type="dxa"/>
            </w:tcMar>
            <w:vAlign w:val="bottom"/>
          </w:tcPr>
          <w:p w:rsidR="00000000" w:rsidDel="00000000" w:rsidP="00000000" w:rsidRDefault="00000000" w:rsidRPr="00000000" w14:paraId="000000C7">
            <w:pPr>
              <w:pageBreakBefore w:val="0"/>
              <w:spacing w:line="240" w:lineRule="auto"/>
              <w:jc w:val="center"/>
              <w:rPr/>
            </w:pPr>
            <w:r w:rsidDel="00000000" w:rsidR="00000000" w:rsidRPr="00000000">
              <w:rPr>
                <w:rtl w:val="0"/>
              </w:rPr>
              <w:t xml:space="preserve">20</w:t>
            </w:r>
          </w:p>
        </w:tc>
        <w:tc>
          <w:tcPr>
            <w:tcBorders>
              <w:top w:color="f3f3f3" w:space="0" w:sz="7" w:val="single"/>
              <w:left w:color="f3f3f3" w:space="0" w:sz="7" w:val="single"/>
              <w:bottom w:color="f3f3f3" w:space="0" w:sz="7" w:val="single"/>
              <w:right w:color="f3f3f3" w:space="0" w:sz="7" w:val="single"/>
            </w:tcBorders>
            <w:shd w:fill="d9d9d9" w:val="clear"/>
            <w:tcMar>
              <w:top w:w="40.0" w:type="dxa"/>
              <w:left w:w="40.0" w:type="dxa"/>
              <w:bottom w:w="40.0" w:type="dxa"/>
              <w:right w:w="40.0" w:type="dxa"/>
            </w:tcMar>
            <w:vAlign w:val="bottom"/>
          </w:tcPr>
          <w:p w:rsidR="00000000" w:rsidDel="00000000" w:rsidP="00000000" w:rsidRDefault="00000000" w:rsidRPr="00000000" w14:paraId="000000C8">
            <w:pPr>
              <w:pageBreakBefore w:val="0"/>
              <w:spacing w:line="240" w:lineRule="auto"/>
              <w:ind w:left="90" w:firstLine="0"/>
              <w:rPr/>
            </w:pPr>
            <w:r w:rsidDel="00000000" w:rsidR="00000000" w:rsidRPr="00000000">
              <w:rPr>
                <w:rtl w:val="0"/>
              </w:rPr>
              <w:t xml:space="preserve">Security: Implement data at rest security for sensitive data (vulns, audit info)</w:t>
            </w:r>
          </w:p>
        </w:tc>
        <w:tc>
          <w:tcPr>
            <w:tcBorders>
              <w:top w:color="f3f3f3" w:space="0" w:sz="7" w:val="single"/>
              <w:left w:color="f3f3f3" w:space="0" w:sz="7" w:val="single"/>
              <w:bottom w:color="f3f3f3" w:space="0" w:sz="7" w:val="single"/>
              <w:right w:color="f3f3f3" w:space="0" w:sz="7" w:val="single"/>
            </w:tcBorders>
            <w:shd w:fill="d9d9d9" w:val="clear"/>
            <w:tcMar>
              <w:top w:w="40.0" w:type="dxa"/>
              <w:left w:w="40.0" w:type="dxa"/>
              <w:bottom w:w="40.0" w:type="dxa"/>
              <w:right w:w="40.0" w:type="dxa"/>
            </w:tcMar>
            <w:vAlign w:val="bottom"/>
          </w:tcPr>
          <w:p w:rsidR="00000000" w:rsidDel="00000000" w:rsidP="00000000" w:rsidRDefault="00000000" w:rsidRPr="00000000" w14:paraId="000000C9">
            <w:pPr>
              <w:pageBreakBefore w:val="0"/>
              <w:spacing w:line="240" w:lineRule="auto"/>
              <w:ind w:left="90" w:firstLine="0"/>
              <w:rPr/>
            </w:pPr>
            <w:r w:rsidDel="00000000" w:rsidR="00000000" w:rsidRPr="00000000">
              <w:rPr>
                <w:rtl w:val="0"/>
              </w:rPr>
              <w:t xml:space="preserve">High</w:t>
            </w:r>
          </w:p>
        </w:tc>
        <w:tc>
          <w:tcPr>
            <w:tcBorders>
              <w:top w:color="f3f3f3" w:space="0" w:sz="7" w:val="single"/>
              <w:left w:color="f3f3f3" w:space="0" w:sz="7" w:val="single"/>
              <w:bottom w:color="f3f3f3" w:space="0" w:sz="7" w:val="single"/>
              <w:right w:color="f3f3f3" w:space="0" w:sz="7" w:val="single"/>
            </w:tcBorders>
            <w:shd w:fill="d9d9d9" w:val="clear"/>
            <w:tcMar>
              <w:top w:w="40.0" w:type="dxa"/>
              <w:left w:w="40.0" w:type="dxa"/>
              <w:bottom w:w="40.0" w:type="dxa"/>
              <w:right w:w="40.0" w:type="dxa"/>
            </w:tcMar>
            <w:vAlign w:val="bottom"/>
          </w:tcPr>
          <w:p w:rsidR="00000000" w:rsidDel="00000000" w:rsidP="00000000" w:rsidRDefault="00000000" w:rsidRPr="00000000" w14:paraId="000000CA">
            <w:pPr>
              <w:pageBreakBefore w:val="0"/>
              <w:spacing w:line="240" w:lineRule="auto"/>
              <w:ind w:left="90" w:firstLine="0"/>
              <w:rPr/>
            </w:pPr>
            <w:r w:rsidDel="00000000" w:rsidR="00000000" w:rsidRPr="00000000">
              <w:rPr>
                <w:rtl w:val="0"/>
              </w:rPr>
              <w:t xml:space="preserve">High</w:t>
            </w:r>
            <w:r w:rsidDel="00000000" w:rsidR="00000000" w:rsidRPr="00000000">
              <w:rPr>
                <w:rtl w:val="0"/>
              </w:rPr>
            </w:r>
          </w:p>
        </w:tc>
        <w:tc>
          <w:tcPr>
            <w:vMerge w:val="continue"/>
            <w:tcBorders>
              <w:top w:color="f3f3f3" w:space="0" w:sz="7" w:val="single"/>
              <w:left w:color="f3f3f3" w:space="0" w:sz="7" w:val="single"/>
              <w:bottom w:color="f3f3f3" w:space="0" w:sz="7" w:val="single"/>
              <w:right w:color="f3f3f3" w:space="0" w:sz="7" w:val="single"/>
            </w:tcBorders>
            <w:shd w:fill="d9d9d9" w:val="clear"/>
            <w:tcMar>
              <w:top w:w="40.0" w:type="dxa"/>
              <w:left w:w="40.0" w:type="dxa"/>
              <w:bottom w:w="40.0" w:type="dxa"/>
              <w:right w:w="40.0" w:type="dxa"/>
            </w:tcMar>
            <w:vAlign w:val="center"/>
          </w:tcPr>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rHeight w:val="555" w:hRule="atLeast"/>
          <w:tblHeader w:val="0"/>
        </w:trPr>
        <w:tc>
          <w:tcPr>
            <w:tcBorders>
              <w:top w:color="f3f3f3" w:space="0" w:sz="7" w:val="single"/>
              <w:left w:color="f3f3f3" w:space="0" w:sz="7" w:val="single"/>
              <w:bottom w:color="f3f3f3" w:space="0" w:sz="7" w:val="single"/>
              <w:right w:color="f3f3f3" w:space="0" w:sz="7" w:val="single"/>
            </w:tcBorders>
            <w:shd w:fill="d9d9d9" w:val="clear"/>
            <w:tcMar>
              <w:top w:w="40.0" w:type="dxa"/>
              <w:left w:w="40.0" w:type="dxa"/>
              <w:bottom w:w="40.0" w:type="dxa"/>
              <w:right w:w="40.0" w:type="dxa"/>
            </w:tcMar>
            <w:vAlign w:val="bottom"/>
          </w:tcPr>
          <w:p w:rsidR="00000000" w:rsidDel="00000000" w:rsidP="00000000" w:rsidRDefault="00000000" w:rsidRPr="00000000" w14:paraId="000000CC">
            <w:pPr>
              <w:pageBreakBefore w:val="0"/>
              <w:spacing w:line="240" w:lineRule="auto"/>
              <w:jc w:val="center"/>
              <w:rPr/>
            </w:pPr>
            <w:r w:rsidDel="00000000" w:rsidR="00000000" w:rsidRPr="00000000">
              <w:rPr>
                <w:rtl w:val="0"/>
              </w:rPr>
              <w:t xml:space="preserve">21</w:t>
            </w:r>
          </w:p>
        </w:tc>
        <w:tc>
          <w:tcPr>
            <w:tcBorders>
              <w:top w:color="f3f3f3" w:space="0" w:sz="7" w:val="single"/>
              <w:left w:color="f3f3f3" w:space="0" w:sz="7" w:val="single"/>
              <w:bottom w:color="f3f3f3" w:space="0" w:sz="7" w:val="single"/>
              <w:right w:color="f3f3f3" w:space="0" w:sz="7" w:val="single"/>
            </w:tcBorders>
            <w:shd w:fill="d9d9d9" w:val="clear"/>
            <w:tcMar>
              <w:top w:w="40.0" w:type="dxa"/>
              <w:left w:w="40.0" w:type="dxa"/>
              <w:bottom w:w="40.0" w:type="dxa"/>
              <w:right w:w="40.0" w:type="dxa"/>
            </w:tcMar>
            <w:vAlign w:val="bottom"/>
          </w:tcPr>
          <w:p w:rsidR="00000000" w:rsidDel="00000000" w:rsidP="00000000" w:rsidRDefault="00000000" w:rsidRPr="00000000" w14:paraId="000000CD">
            <w:pPr>
              <w:pageBreakBefore w:val="0"/>
              <w:spacing w:line="240" w:lineRule="auto"/>
              <w:ind w:left="90" w:firstLine="0"/>
              <w:rPr/>
            </w:pPr>
            <w:r w:rsidDel="00000000" w:rsidR="00000000" w:rsidRPr="00000000">
              <w:rPr>
                <w:rtl w:val="0"/>
              </w:rPr>
              <w:t xml:space="preserve">Engineering Excellence: Track and plan tech-debt regularly with equal priority as other functional features</w:t>
            </w:r>
          </w:p>
        </w:tc>
        <w:tc>
          <w:tcPr>
            <w:tcBorders>
              <w:top w:color="f3f3f3" w:space="0" w:sz="7" w:val="single"/>
              <w:left w:color="f3f3f3" w:space="0" w:sz="7" w:val="single"/>
              <w:bottom w:color="f3f3f3" w:space="0" w:sz="7" w:val="single"/>
              <w:right w:color="f3f3f3" w:space="0" w:sz="7" w:val="single"/>
            </w:tcBorders>
            <w:shd w:fill="d9d9d9" w:val="clear"/>
            <w:tcMar>
              <w:top w:w="40.0" w:type="dxa"/>
              <w:left w:w="40.0" w:type="dxa"/>
              <w:bottom w:w="40.0" w:type="dxa"/>
              <w:right w:w="40.0" w:type="dxa"/>
            </w:tcMar>
            <w:vAlign w:val="bottom"/>
          </w:tcPr>
          <w:p w:rsidR="00000000" w:rsidDel="00000000" w:rsidP="00000000" w:rsidRDefault="00000000" w:rsidRPr="00000000" w14:paraId="000000CE">
            <w:pPr>
              <w:pageBreakBefore w:val="0"/>
              <w:spacing w:line="240" w:lineRule="auto"/>
              <w:ind w:left="90" w:firstLine="0"/>
              <w:rPr/>
            </w:pPr>
            <w:r w:rsidDel="00000000" w:rsidR="00000000" w:rsidRPr="00000000">
              <w:rPr>
                <w:rtl w:val="0"/>
              </w:rPr>
              <w:t xml:space="preserve">High</w:t>
            </w:r>
          </w:p>
        </w:tc>
        <w:tc>
          <w:tcPr>
            <w:tcBorders>
              <w:top w:color="f3f3f3" w:space="0" w:sz="7" w:val="single"/>
              <w:left w:color="f3f3f3" w:space="0" w:sz="7" w:val="single"/>
              <w:bottom w:color="f3f3f3" w:space="0" w:sz="7" w:val="single"/>
              <w:right w:color="f3f3f3" w:space="0" w:sz="7" w:val="single"/>
            </w:tcBorders>
            <w:shd w:fill="d9d9d9" w:val="clear"/>
            <w:tcMar>
              <w:top w:w="40.0" w:type="dxa"/>
              <w:left w:w="40.0" w:type="dxa"/>
              <w:bottom w:w="40.0" w:type="dxa"/>
              <w:right w:w="40.0" w:type="dxa"/>
            </w:tcMar>
            <w:vAlign w:val="bottom"/>
          </w:tcPr>
          <w:p w:rsidR="00000000" w:rsidDel="00000000" w:rsidP="00000000" w:rsidRDefault="00000000" w:rsidRPr="00000000" w14:paraId="000000CF">
            <w:pPr>
              <w:pageBreakBefore w:val="0"/>
              <w:spacing w:line="240" w:lineRule="auto"/>
              <w:ind w:left="90" w:firstLine="0"/>
              <w:rPr/>
            </w:pPr>
            <w:r w:rsidDel="00000000" w:rsidR="00000000" w:rsidRPr="00000000">
              <w:rPr>
                <w:rtl w:val="0"/>
              </w:rPr>
              <w:t xml:space="preserve">Low</w:t>
            </w:r>
          </w:p>
        </w:tc>
        <w:tc>
          <w:tcPr>
            <w:vMerge w:val="continue"/>
            <w:tcBorders>
              <w:top w:color="f3f3f3" w:space="0" w:sz="7" w:val="single"/>
              <w:left w:color="f3f3f3" w:space="0" w:sz="7" w:val="single"/>
              <w:bottom w:color="f3f3f3" w:space="0" w:sz="7" w:val="single"/>
              <w:right w:color="f3f3f3" w:space="0" w:sz="7" w:val="single"/>
            </w:tcBorders>
            <w:shd w:fill="d9d9d9" w:val="clear"/>
            <w:tcMar>
              <w:top w:w="40.0" w:type="dxa"/>
              <w:left w:w="40.0" w:type="dxa"/>
              <w:bottom w:w="40.0" w:type="dxa"/>
              <w:right w:w="40.0" w:type="dxa"/>
            </w:tcMar>
            <w:vAlign w:val="center"/>
          </w:tcPr>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rHeight w:val="555" w:hRule="atLeast"/>
          <w:tblHeader w:val="0"/>
        </w:trPr>
        <w:tc>
          <w:tcPr>
            <w:tcBorders>
              <w:top w:color="f3f3f3" w:space="0" w:sz="7" w:val="single"/>
              <w:left w:color="f3f3f3" w:space="0" w:sz="7" w:val="single"/>
              <w:bottom w:color="f3f3f3" w:space="0" w:sz="7" w:val="single"/>
              <w:right w:color="f3f3f3" w:space="0" w:sz="7" w:val="single"/>
            </w:tcBorders>
            <w:shd w:fill="d9d9d9" w:val="clear"/>
            <w:tcMar>
              <w:top w:w="40.0" w:type="dxa"/>
              <w:left w:w="40.0" w:type="dxa"/>
              <w:bottom w:w="40.0" w:type="dxa"/>
              <w:right w:w="40.0" w:type="dxa"/>
            </w:tcMar>
            <w:vAlign w:val="bottom"/>
          </w:tcPr>
          <w:p w:rsidR="00000000" w:rsidDel="00000000" w:rsidP="00000000" w:rsidRDefault="00000000" w:rsidRPr="00000000" w14:paraId="000000D1">
            <w:pPr>
              <w:pageBreakBefore w:val="0"/>
              <w:spacing w:line="240" w:lineRule="auto"/>
              <w:jc w:val="center"/>
              <w:rPr/>
            </w:pPr>
            <w:r w:rsidDel="00000000" w:rsidR="00000000" w:rsidRPr="00000000">
              <w:rPr>
                <w:rtl w:val="0"/>
              </w:rPr>
              <w:t xml:space="preserve">22</w:t>
            </w:r>
          </w:p>
        </w:tc>
        <w:tc>
          <w:tcPr>
            <w:tcBorders>
              <w:top w:color="f3f3f3" w:space="0" w:sz="7" w:val="single"/>
              <w:left w:color="f3f3f3" w:space="0" w:sz="7" w:val="single"/>
              <w:bottom w:color="f3f3f3" w:space="0" w:sz="7" w:val="single"/>
              <w:right w:color="f3f3f3" w:space="0" w:sz="7" w:val="single"/>
            </w:tcBorders>
            <w:shd w:fill="d9d9d9" w:val="clear"/>
            <w:tcMar>
              <w:top w:w="40.0" w:type="dxa"/>
              <w:left w:w="40.0" w:type="dxa"/>
              <w:bottom w:w="40.0" w:type="dxa"/>
              <w:right w:w="40.0" w:type="dxa"/>
            </w:tcMar>
            <w:vAlign w:val="bottom"/>
          </w:tcPr>
          <w:p w:rsidR="00000000" w:rsidDel="00000000" w:rsidP="00000000" w:rsidRDefault="00000000" w:rsidRPr="00000000" w14:paraId="000000D2">
            <w:pPr>
              <w:pageBreakBefore w:val="0"/>
              <w:spacing w:line="240" w:lineRule="auto"/>
              <w:ind w:left="90" w:firstLine="0"/>
              <w:rPr/>
            </w:pPr>
            <w:r w:rsidDel="00000000" w:rsidR="00000000" w:rsidRPr="00000000">
              <w:rPr>
                <w:rtl w:val="0"/>
              </w:rPr>
              <w:t xml:space="preserve">Engineering Excellence: Enforce Hygiene practices through automated way or scripts</w:t>
            </w:r>
          </w:p>
        </w:tc>
        <w:tc>
          <w:tcPr>
            <w:tcBorders>
              <w:top w:color="f3f3f3" w:space="0" w:sz="7" w:val="single"/>
              <w:left w:color="f3f3f3" w:space="0" w:sz="7" w:val="single"/>
              <w:bottom w:color="f3f3f3" w:space="0" w:sz="7" w:val="single"/>
              <w:right w:color="f3f3f3" w:space="0" w:sz="7" w:val="single"/>
            </w:tcBorders>
            <w:shd w:fill="d9d9d9" w:val="clear"/>
            <w:tcMar>
              <w:top w:w="40.0" w:type="dxa"/>
              <w:left w:w="40.0" w:type="dxa"/>
              <w:bottom w:w="40.0" w:type="dxa"/>
              <w:right w:w="40.0" w:type="dxa"/>
            </w:tcMar>
            <w:vAlign w:val="bottom"/>
          </w:tcPr>
          <w:p w:rsidR="00000000" w:rsidDel="00000000" w:rsidP="00000000" w:rsidRDefault="00000000" w:rsidRPr="00000000" w14:paraId="000000D3">
            <w:pPr>
              <w:pageBreakBefore w:val="0"/>
              <w:spacing w:line="240" w:lineRule="auto"/>
              <w:ind w:left="90" w:firstLine="0"/>
              <w:rPr/>
            </w:pPr>
            <w:r w:rsidDel="00000000" w:rsidR="00000000" w:rsidRPr="00000000">
              <w:rPr>
                <w:rtl w:val="0"/>
              </w:rPr>
              <w:t xml:space="preserve">Medium</w:t>
            </w:r>
          </w:p>
        </w:tc>
        <w:tc>
          <w:tcPr>
            <w:tcBorders>
              <w:top w:color="f3f3f3" w:space="0" w:sz="7" w:val="single"/>
              <w:left w:color="f3f3f3" w:space="0" w:sz="7" w:val="single"/>
              <w:bottom w:color="f3f3f3" w:space="0" w:sz="7" w:val="single"/>
              <w:right w:color="f3f3f3" w:space="0" w:sz="7" w:val="single"/>
            </w:tcBorders>
            <w:shd w:fill="d9d9d9" w:val="clear"/>
            <w:tcMar>
              <w:top w:w="40.0" w:type="dxa"/>
              <w:left w:w="40.0" w:type="dxa"/>
              <w:bottom w:w="40.0" w:type="dxa"/>
              <w:right w:w="40.0" w:type="dxa"/>
            </w:tcMar>
            <w:vAlign w:val="bottom"/>
          </w:tcPr>
          <w:p w:rsidR="00000000" w:rsidDel="00000000" w:rsidP="00000000" w:rsidRDefault="00000000" w:rsidRPr="00000000" w14:paraId="000000D4">
            <w:pPr>
              <w:pageBreakBefore w:val="0"/>
              <w:spacing w:line="240" w:lineRule="auto"/>
              <w:ind w:left="90" w:firstLine="0"/>
              <w:rPr/>
            </w:pPr>
            <w:r w:rsidDel="00000000" w:rsidR="00000000" w:rsidRPr="00000000">
              <w:rPr>
                <w:rtl w:val="0"/>
              </w:rPr>
              <w:t xml:space="preserve">Low</w:t>
            </w:r>
          </w:p>
        </w:tc>
        <w:tc>
          <w:tcPr>
            <w:vMerge w:val="continue"/>
            <w:tcBorders>
              <w:top w:color="f3f3f3" w:space="0" w:sz="7" w:val="single"/>
              <w:left w:color="f3f3f3" w:space="0" w:sz="7" w:val="single"/>
              <w:bottom w:color="f3f3f3" w:space="0" w:sz="7" w:val="single"/>
              <w:right w:color="f3f3f3" w:space="0" w:sz="7" w:val="single"/>
            </w:tcBorders>
            <w:shd w:fill="d9d9d9" w:val="clear"/>
            <w:tcMar>
              <w:top w:w="40.0" w:type="dxa"/>
              <w:left w:w="40.0" w:type="dxa"/>
              <w:bottom w:w="40.0" w:type="dxa"/>
              <w:right w:w="40.0" w:type="dxa"/>
            </w:tcMar>
            <w:vAlign w:val="center"/>
          </w:tcPr>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rHeight w:val="450" w:hRule="atLeast"/>
          <w:tblHeader w:val="0"/>
        </w:trPr>
        <w:tc>
          <w:tcPr>
            <w:tcBorders>
              <w:top w:color="f3f3f3" w:space="0" w:sz="7" w:val="single"/>
              <w:left w:color="f3f3f3" w:space="0" w:sz="7" w:val="single"/>
              <w:bottom w:color="f3f3f3" w:space="0" w:sz="7" w:val="single"/>
              <w:right w:color="f3f3f3" w:space="0" w:sz="7" w:val="single"/>
            </w:tcBorders>
            <w:shd w:fill="d9d9d9" w:val="clear"/>
            <w:tcMar>
              <w:top w:w="40.0" w:type="dxa"/>
              <w:left w:w="40.0" w:type="dxa"/>
              <w:bottom w:w="40.0" w:type="dxa"/>
              <w:right w:w="40.0" w:type="dxa"/>
            </w:tcMar>
            <w:vAlign w:val="bottom"/>
          </w:tcPr>
          <w:p w:rsidR="00000000" w:rsidDel="00000000" w:rsidP="00000000" w:rsidRDefault="00000000" w:rsidRPr="00000000" w14:paraId="000000D6">
            <w:pPr>
              <w:pageBreakBefore w:val="0"/>
              <w:spacing w:line="240" w:lineRule="auto"/>
              <w:jc w:val="center"/>
              <w:rPr/>
            </w:pPr>
            <w:r w:rsidDel="00000000" w:rsidR="00000000" w:rsidRPr="00000000">
              <w:rPr>
                <w:rtl w:val="0"/>
              </w:rPr>
              <w:t xml:space="preserve">23</w:t>
            </w:r>
          </w:p>
        </w:tc>
        <w:tc>
          <w:tcPr>
            <w:tcBorders>
              <w:top w:color="f3f3f3" w:space="0" w:sz="7" w:val="single"/>
              <w:left w:color="f3f3f3" w:space="0" w:sz="7" w:val="single"/>
              <w:bottom w:color="f3f3f3" w:space="0" w:sz="7" w:val="single"/>
              <w:right w:color="f3f3f3" w:space="0" w:sz="7" w:val="single"/>
            </w:tcBorders>
            <w:shd w:fill="d9d9d9" w:val="clear"/>
            <w:tcMar>
              <w:top w:w="40.0" w:type="dxa"/>
              <w:left w:w="40.0" w:type="dxa"/>
              <w:bottom w:w="40.0" w:type="dxa"/>
              <w:right w:w="40.0" w:type="dxa"/>
            </w:tcMar>
            <w:vAlign w:val="bottom"/>
          </w:tcPr>
          <w:p w:rsidR="00000000" w:rsidDel="00000000" w:rsidP="00000000" w:rsidRDefault="00000000" w:rsidRPr="00000000" w14:paraId="000000D7">
            <w:pPr>
              <w:pageBreakBefore w:val="0"/>
              <w:spacing w:line="240" w:lineRule="auto"/>
              <w:ind w:left="90" w:firstLine="0"/>
              <w:rPr/>
            </w:pPr>
            <w:r w:rsidDel="00000000" w:rsidR="00000000" w:rsidRPr="00000000">
              <w:rPr>
                <w:rtl w:val="0"/>
              </w:rPr>
              <w:t xml:space="preserve">Security: </w:t>
            </w:r>
            <w:r w:rsidDel="00000000" w:rsidR="00000000" w:rsidRPr="00000000">
              <w:rPr>
                <w:rtl w:val="0"/>
              </w:rPr>
              <w:t xml:space="preserve">Implement</w:t>
            </w:r>
            <w:r w:rsidDel="00000000" w:rsidR="00000000" w:rsidRPr="00000000">
              <w:rPr>
                <w:rtl w:val="0"/>
              </w:rPr>
              <w:t xml:space="preserve"> Secure Secret/Key Management Across the application ecosystem</w:t>
            </w:r>
          </w:p>
        </w:tc>
        <w:tc>
          <w:tcPr>
            <w:tcBorders>
              <w:top w:color="f3f3f3" w:space="0" w:sz="7" w:val="single"/>
              <w:left w:color="f3f3f3" w:space="0" w:sz="7" w:val="single"/>
              <w:bottom w:color="f3f3f3" w:space="0" w:sz="7" w:val="single"/>
              <w:right w:color="f3f3f3" w:space="0" w:sz="7" w:val="single"/>
            </w:tcBorders>
            <w:shd w:fill="d9d9d9" w:val="clear"/>
            <w:tcMar>
              <w:top w:w="40.0" w:type="dxa"/>
              <w:left w:w="40.0" w:type="dxa"/>
              <w:bottom w:w="40.0" w:type="dxa"/>
              <w:right w:w="40.0" w:type="dxa"/>
            </w:tcMar>
            <w:vAlign w:val="top"/>
          </w:tcPr>
          <w:p w:rsidR="00000000" w:rsidDel="00000000" w:rsidP="00000000" w:rsidRDefault="00000000" w:rsidRPr="00000000" w14:paraId="000000D8">
            <w:pPr>
              <w:pageBreakBefore w:val="0"/>
              <w:spacing w:line="240" w:lineRule="auto"/>
              <w:ind w:left="90" w:firstLine="0"/>
              <w:rPr/>
            </w:pPr>
            <w:r w:rsidDel="00000000" w:rsidR="00000000" w:rsidRPr="00000000">
              <w:rPr>
                <w:rtl w:val="0"/>
              </w:rPr>
              <w:t xml:space="preserve">High</w:t>
            </w:r>
          </w:p>
        </w:tc>
        <w:tc>
          <w:tcPr>
            <w:tcBorders>
              <w:top w:color="f3f3f3" w:space="0" w:sz="7" w:val="single"/>
              <w:left w:color="f3f3f3" w:space="0" w:sz="7" w:val="single"/>
              <w:bottom w:color="f3f3f3" w:space="0" w:sz="7" w:val="single"/>
              <w:right w:color="f3f3f3" w:space="0" w:sz="7" w:val="single"/>
            </w:tcBorders>
            <w:shd w:fill="d9d9d9" w:val="clear"/>
            <w:tcMar>
              <w:top w:w="40.0" w:type="dxa"/>
              <w:left w:w="40.0" w:type="dxa"/>
              <w:bottom w:w="40.0" w:type="dxa"/>
              <w:right w:w="40.0" w:type="dxa"/>
            </w:tcMar>
            <w:vAlign w:val="top"/>
          </w:tcPr>
          <w:p w:rsidR="00000000" w:rsidDel="00000000" w:rsidP="00000000" w:rsidRDefault="00000000" w:rsidRPr="00000000" w14:paraId="000000D9">
            <w:pPr>
              <w:pageBreakBefore w:val="0"/>
              <w:spacing w:line="240" w:lineRule="auto"/>
              <w:ind w:left="90" w:firstLine="0"/>
              <w:rPr/>
            </w:pPr>
            <w:r w:rsidDel="00000000" w:rsidR="00000000" w:rsidRPr="00000000">
              <w:rPr>
                <w:rtl w:val="0"/>
              </w:rPr>
              <w:t xml:space="preserve">Low</w:t>
            </w:r>
          </w:p>
        </w:tc>
        <w:tc>
          <w:tcPr>
            <w:vMerge w:val="continue"/>
            <w:tcBorders>
              <w:top w:color="f3f3f3" w:space="0" w:sz="7" w:val="single"/>
              <w:left w:color="f3f3f3" w:space="0" w:sz="7" w:val="single"/>
              <w:bottom w:color="f3f3f3" w:space="0" w:sz="7" w:val="single"/>
              <w:right w:color="f3f3f3" w:space="0" w:sz="7" w:val="single"/>
            </w:tcBorders>
            <w:shd w:fill="d9d9d9" w:val="clear"/>
            <w:tcMar>
              <w:top w:w="40.0" w:type="dxa"/>
              <w:left w:w="40.0" w:type="dxa"/>
              <w:bottom w:w="40.0" w:type="dxa"/>
              <w:right w:w="40.0" w:type="dxa"/>
            </w:tcMar>
            <w:vAlign w:val="center"/>
          </w:tcPr>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rHeight w:val="1003.798828125" w:hRule="atLeast"/>
          <w:tblHeader w:val="0"/>
        </w:trPr>
        <w:tc>
          <w:tcPr>
            <w:tcBorders>
              <w:top w:color="f3f3f3" w:space="0" w:sz="7" w:val="single"/>
              <w:left w:color="f3f3f3" w:space="0" w:sz="7" w:val="single"/>
              <w:bottom w:color="cccccc" w:space="0" w:sz="7" w:val="single"/>
              <w:right w:color="f3f3f3" w:space="0" w:sz="7" w:val="single"/>
            </w:tcBorders>
            <w:shd w:fill="d9d9d9" w:val="clear"/>
            <w:tcMar>
              <w:top w:w="40.0" w:type="dxa"/>
              <w:left w:w="40.0" w:type="dxa"/>
              <w:bottom w:w="40.0" w:type="dxa"/>
              <w:right w:w="40.0" w:type="dxa"/>
            </w:tcMar>
            <w:vAlign w:val="bottom"/>
          </w:tcPr>
          <w:p w:rsidR="00000000" w:rsidDel="00000000" w:rsidP="00000000" w:rsidRDefault="00000000" w:rsidRPr="00000000" w14:paraId="000000DB">
            <w:pPr>
              <w:pageBreakBefore w:val="0"/>
              <w:spacing w:line="240" w:lineRule="auto"/>
              <w:jc w:val="center"/>
              <w:rPr/>
            </w:pPr>
            <w:r w:rsidDel="00000000" w:rsidR="00000000" w:rsidRPr="00000000">
              <w:rPr>
                <w:rtl w:val="0"/>
              </w:rPr>
              <w:t xml:space="preserve">24</w:t>
            </w:r>
          </w:p>
        </w:tc>
        <w:tc>
          <w:tcPr>
            <w:tcBorders>
              <w:top w:color="f3f3f3" w:space="0" w:sz="7" w:val="single"/>
              <w:left w:color="f3f3f3" w:space="0" w:sz="7" w:val="single"/>
              <w:bottom w:color="cccccc" w:space="0" w:sz="7" w:val="single"/>
              <w:right w:color="f3f3f3" w:space="0" w:sz="7" w:val="single"/>
            </w:tcBorders>
            <w:shd w:fill="d9d9d9" w:val="clear"/>
            <w:tcMar>
              <w:top w:w="40.0" w:type="dxa"/>
              <w:left w:w="40.0" w:type="dxa"/>
              <w:bottom w:w="40.0" w:type="dxa"/>
              <w:right w:w="40.0" w:type="dxa"/>
            </w:tcMar>
            <w:vAlign w:val="bottom"/>
          </w:tcPr>
          <w:p w:rsidR="00000000" w:rsidDel="00000000" w:rsidP="00000000" w:rsidRDefault="00000000" w:rsidRPr="00000000" w14:paraId="000000DC">
            <w:pPr>
              <w:pageBreakBefore w:val="0"/>
              <w:spacing w:line="240" w:lineRule="auto"/>
              <w:ind w:left="90" w:firstLine="0"/>
              <w:rPr/>
            </w:pPr>
            <w:r w:rsidDel="00000000" w:rsidR="00000000" w:rsidRPr="00000000">
              <w:rPr>
                <w:rtl w:val="0"/>
              </w:rPr>
              <w:t xml:space="preserve">Code Quality: Do active refactoring to remove dead code and dead features for better maintainability</w:t>
            </w:r>
          </w:p>
        </w:tc>
        <w:tc>
          <w:tcPr>
            <w:tcBorders>
              <w:top w:color="f3f3f3" w:space="0" w:sz="7" w:val="single"/>
              <w:left w:color="f3f3f3" w:space="0" w:sz="7" w:val="single"/>
              <w:bottom w:color="cccccc" w:space="0" w:sz="7" w:val="single"/>
              <w:right w:color="f3f3f3" w:space="0" w:sz="7" w:val="single"/>
            </w:tcBorders>
            <w:shd w:fill="d9d9d9" w:val="clear"/>
            <w:tcMar>
              <w:top w:w="40.0" w:type="dxa"/>
              <w:left w:w="40.0" w:type="dxa"/>
              <w:bottom w:w="40.0" w:type="dxa"/>
              <w:right w:w="40.0" w:type="dxa"/>
            </w:tcMar>
            <w:vAlign w:val="bottom"/>
          </w:tcPr>
          <w:p w:rsidR="00000000" w:rsidDel="00000000" w:rsidP="00000000" w:rsidRDefault="00000000" w:rsidRPr="00000000" w14:paraId="000000DD">
            <w:pPr>
              <w:pageBreakBefore w:val="0"/>
              <w:spacing w:line="240" w:lineRule="auto"/>
              <w:ind w:left="90" w:firstLine="0"/>
              <w:rPr/>
            </w:pPr>
            <w:r w:rsidDel="00000000" w:rsidR="00000000" w:rsidRPr="00000000">
              <w:rPr>
                <w:rtl w:val="0"/>
              </w:rPr>
              <w:t xml:space="preserve">Medium</w:t>
            </w:r>
          </w:p>
        </w:tc>
        <w:tc>
          <w:tcPr>
            <w:tcBorders>
              <w:top w:color="f3f3f3" w:space="0" w:sz="7" w:val="single"/>
              <w:left w:color="f3f3f3" w:space="0" w:sz="7" w:val="single"/>
              <w:bottom w:color="cccccc" w:space="0" w:sz="7" w:val="single"/>
              <w:right w:color="f3f3f3" w:space="0" w:sz="7" w:val="single"/>
            </w:tcBorders>
            <w:shd w:fill="d9d9d9" w:val="clear"/>
            <w:tcMar>
              <w:top w:w="40.0" w:type="dxa"/>
              <w:left w:w="40.0" w:type="dxa"/>
              <w:bottom w:w="40.0" w:type="dxa"/>
              <w:right w:w="40.0" w:type="dxa"/>
            </w:tcMar>
            <w:vAlign w:val="bottom"/>
          </w:tcPr>
          <w:p w:rsidR="00000000" w:rsidDel="00000000" w:rsidP="00000000" w:rsidRDefault="00000000" w:rsidRPr="00000000" w14:paraId="000000DE">
            <w:pPr>
              <w:pageBreakBefore w:val="0"/>
              <w:spacing w:line="240" w:lineRule="auto"/>
              <w:ind w:left="90" w:firstLine="0"/>
              <w:rPr/>
            </w:pPr>
            <w:r w:rsidDel="00000000" w:rsidR="00000000" w:rsidRPr="00000000">
              <w:rPr>
                <w:rtl w:val="0"/>
              </w:rPr>
              <w:t xml:space="preserve">low</w:t>
            </w:r>
          </w:p>
        </w:tc>
        <w:tc>
          <w:tcPr>
            <w:vMerge w:val="continue"/>
            <w:tcBorders>
              <w:top w:color="f3f3f3" w:space="0" w:sz="7" w:val="single"/>
              <w:left w:color="f3f3f3" w:space="0" w:sz="7" w:val="single"/>
              <w:bottom w:color="d9d9d9" w:space="0" w:sz="7" w:val="single"/>
              <w:right w:color="f3f3f3" w:space="0" w:sz="7" w:val="single"/>
            </w:tcBorders>
            <w:shd w:fill="d9d9d9" w:val="clear"/>
            <w:tcMar>
              <w:top w:w="40.0" w:type="dxa"/>
              <w:left w:w="40.0" w:type="dxa"/>
              <w:bottom w:w="40.0" w:type="dxa"/>
              <w:right w:w="40.0" w:type="dxa"/>
            </w:tcMar>
            <w:vAlign w:val="center"/>
          </w:tcPr>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rHeight w:val="555" w:hRule="atLeast"/>
          <w:tblHeader w:val="0"/>
        </w:trPr>
        <w:tc>
          <w:tcPr>
            <w:tcBorders>
              <w:top w:color="cccccc" w:space="0" w:sz="7" w:val="single"/>
              <w:left w:color="cccccc" w:space="0" w:sz="7" w:val="single"/>
              <w:bottom w:color="cccccc" w:space="0" w:sz="7" w:val="single"/>
              <w:right w:color="cccccc" w:space="0" w:sz="7" w:val="single"/>
            </w:tcBorders>
            <w:shd w:fill="f3f3f3" w:val="clear"/>
            <w:tcMar>
              <w:top w:w="40.0" w:type="dxa"/>
              <w:left w:w="40.0" w:type="dxa"/>
              <w:bottom w:w="40.0" w:type="dxa"/>
              <w:right w:w="40.0" w:type="dxa"/>
            </w:tcMar>
            <w:vAlign w:val="bottom"/>
          </w:tcPr>
          <w:p w:rsidR="00000000" w:rsidDel="00000000" w:rsidP="00000000" w:rsidRDefault="00000000" w:rsidRPr="00000000" w14:paraId="000000E0">
            <w:pPr>
              <w:pageBreakBefore w:val="0"/>
              <w:spacing w:line="240" w:lineRule="auto"/>
              <w:jc w:val="center"/>
              <w:rPr/>
            </w:pPr>
            <w:r w:rsidDel="00000000" w:rsidR="00000000" w:rsidRPr="00000000">
              <w:rPr>
                <w:rtl w:val="0"/>
              </w:rPr>
              <w:t xml:space="preserve">25</w:t>
            </w:r>
          </w:p>
        </w:tc>
        <w:tc>
          <w:tcPr>
            <w:tcBorders>
              <w:top w:color="cccccc" w:space="0" w:sz="7" w:val="single"/>
              <w:left w:color="cccccc" w:space="0" w:sz="7" w:val="single"/>
              <w:bottom w:color="cccccc" w:space="0" w:sz="7" w:val="single"/>
              <w:right w:color="cccccc" w:space="0" w:sz="7" w:val="single"/>
            </w:tcBorders>
            <w:shd w:fill="f3f3f3" w:val="clear"/>
            <w:tcMar>
              <w:top w:w="40.0" w:type="dxa"/>
              <w:left w:w="40.0" w:type="dxa"/>
              <w:bottom w:w="40.0" w:type="dxa"/>
              <w:right w:w="40.0" w:type="dxa"/>
            </w:tcMar>
            <w:vAlign w:val="bottom"/>
          </w:tcPr>
          <w:p w:rsidR="00000000" w:rsidDel="00000000" w:rsidP="00000000" w:rsidRDefault="00000000" w:rsidRPr="00000000" w14:paraId="000000E1">
            <w:pPr>
              <w:pageBreakBefore w:val="0"/>
              <w:spacing w:line="240" w:lineRule="auto"/>
              <w:ind w:left="90" w:firstLine="0"/>
              <w:rPr/>
            </w:pPr>
            <w:r w:rsidDel="00000000" w:rsidR="00000000" w:rsidRPr="00000000">
              <w:rPr>
                <w:rtl w:val="0"/>
              </w:rPr>
              <w:t xml:space="preserve">Quality Assurance: Include automated tests to be run as part of the CI/CD pipeline, and eventually introduce coverage thresholds (Unify the pipeline amongst Gitlab/Jenkin)</w:t>
            </w:r>
          </w:p>
        </w:tc>
        <w:tc>
          <w:tcPr>
            <w:tcBorders>
              <w:top w:color="cccccc" w:space="0" w:sz="7" w:val="single"/>
              <w:left w:color="cccccc" w:space="0" w:sz="7" w:val="single"/>
              <w:bottom w:color="cccccc" w:space="0" w:sz="7" w:val="single"/>
              <w:right w:color="cccccc" w:space="0" w:sz="7" w:val="single"/>
            </w:tcBorders>
            <w:shd w:fill="f3f3f3" w:val="clear"/>
            <w:tcMar>
              <w:top w:w="40.0" w:type="dxa"/>
              <w:left w:w="40.0" w:type="dxa"/>
              <w:bottom w:w="40.0" w:type="dxa"/>
              <w:right w:w="40.0" w:type="dxa"/>
            </w:tcMar>
            <w:vAlign w:val="bottom"/>
          </w:tcPr>
          <w:p w:rsidR="00000000" w:rsidDel="00000000" w:rsidP="00000000" w:rsidRDefault="00000000" w:rsidRPr="00000000" w14:paraId="000000E2">
            <w:pPr>
              <w:pageBreakBefore w:val="0"/>
              <w:spacing w:line="240" w:lineRule="auto"/>
              <w:ind w:left="90" w:firstLine="0"/>
              <w:rPr/>
            </w:pPr>
            <w:r w:rsidDel="00000000" w:rsidR="00000000" w:rsidRPr="00000000">
              <w:rPr>
                <w:rtl w:val="0"/>
              </w:rPr>
              <w:t xml:space="preserve">Medium</w:t>
            </w:r>
          </w:p>
        </w:tc>
        <w:tc>
          <w:tcPr>
            <w:tcBorders>
              <w:top w:color="cccccc" w:space="0" w:sz="7" w:val="single"/>
              <w:left w:color="cccccc" w:space="0" w:sz="7" w:val="single"/>
              <w:bottom w:color="cccccc" w:space="0" w:sz="7" w:val="single"/>
              <w:right w:color="d9d9d9" w:space="0" w:sz="7" w:val="single"/>
            </w:tcBorders>
            <w:shd w:fill="f3f3f3" w:val="clear"/>
            <w:tcMar>
              <w:top w:w="40.0" w:type="dxa"/>
              <w:left w:w="40.0" w:type="dxa"/>
              <w:bottom w:w="40.0" w:type="dxa"/>
              <w:right w:w="40.0" w:type="dxa"/>
            </w:tcMar>
            <w:vAlign w:val="bottom"/>
          </w:tcPr>
          <w:p w:rsidR="00000000" w:rsidDel="00000000" w:rsidP="00000000" w:rsidRDefault="00000000" w:rsidRPr="00000000" w14:paraId="000000E3">
            <w:pPr>
              <w:pageBreakBefore w:val="0"/>
              <w:spacing w:line="240" w:lineRule="auto"/>
              <w:ind w:left="90" w:firstLine="0"/>
              <w:rPr/>
            </w:pPr>
            <w:r w:rsidDel="00000000" w:rsidR="00000000" w:rsidRPr="00000000">
              <w:rPr>
                <w:rtl w:val="0"/>
              </w:rPr>
              <w:t xml:space="preserve">Medium</w:t>
            </w:r>
          </w:p>
        </w:tc>
        <w:tc>
          <w:tcPr>
            <w:vMerge w:val="restart"/>
            <w:tcBorders>
              <w:top w:color="d9d9d9" w:space="0" w:sz="7" w:val="single"/>
              <w:left w:color="d9d9d9" w:space="0" w:sz="7" w:val="single"/>
              <w:bottom w:color="d9d9d9" w:space="0" w:sz="7" w:val="single"/>
              <w:right w:color="d9d9d9" w:space="0" w:sz="7" w:val="single"/>
            </w:tcBorders>
            <w:shd w:fill="f3f3f3" w:val="clear"/>
            <w:tcMar>
              <w:top w:w="40.0" w:type="dxa"/>
              <w:left w:w="40.0" w:type="dxa"/>
              <w:bottom w:w="40.0" w:type="dxa"/>
              <w:right w:w="40.0" w:type="dxa"/>
            </w:tcMar>
            <w:vAlign w:val="center"/>
          </w:tcPr>
          <w:p w:rsidR="00000000" w:rsidDel="00000000" w:rsidP="00000000" w:rsidRDefault="00000000" w:rsidRPr="00000000" w14:paraId="000000E4">
            <w:pPr>
              <w:pageBreakBefore w:val="0"/>
              <w:spacing w:line="240" w:lineRule="auto"/>
              <w:ind w:left="90" w:firstLine="0"/>
              <w:rPr/>
            </w:pPr>
            <w:r w:rsidDel="00000000" w:rsidR="00000000" w:rsidRPr="00000000">
              <w:rPr>
                <w:rtl w:val="0"/>
              </w:rPr>
              <w:t xml:space="preserve">Delivery Horizon 3 (~ 4 months)</w:t>
            </w:r>
          </w:p>
        </w:tc>
      </w:tr>
      <w:tr>
        <w:trPr>
          <w:cantSplit w:val="0"/>
          <w:trHeight w:val="420" w:hRule="atLeast"/>
          <w:tblHeader w:val="0"/>
        </w:trPr>
        <w:tc>
          <w:tcPr>
            <w:tcBorders>
              <w:top w:color="cccccc" w:space="0" w:sz="7" w:val="single"/>
              <w:left w:color="cccccc" w:space="0" w:sz="7" w:val="single"/>
              <w:bottom w:color="cccccc" w:space="0" w:sz="7" w:val="single"/>
              <w:right w:color="cccccc" w:space="0" w:sz="7" w:val="single"/>
            </w:tcBorders>
            <w:shd w:fill="f3f3f3" w:val="clear"/>
            <w:tcMar>
              <w:top w:w="40.0" w:type="dxa"/>
              <w:left w:w="40.0" w:type="dxa"/>
              <w:bottom w:w="40.0" w:type="dxa"/>
              <w:right w:w="40.0" w:type="dxa"/>
            </w:tcMar>
            <w:vAlign w:val="bottom"/>
          </w:tcPr>
          <w:p w:rsidR="00000000" w:rsidDel="00000000" w:rsidP="00000000" w:rsidRDefault="00000000" w:rsidRPr="00000000" w14:paraId="000000E5">
            <w:pPr>
              <w:pageBreakBefore w:val="0"/>
              <w:spacing w:line="240" w:lineRule="auto"/>
              <w:jc w:val="center"/>
              <w:rPr/>
            </w:pPr>
            <w:r w:rsidDel="00000000" w:rsidR="00000000" w:rsidRPr="00000000">
              <w:rPr>
                <w:rtl w:val="0"/>
              </w:rPr>
              <w:t xml:space="preserve">26</w:t>
            </w:r>
          </w:p>
        </w:tc>
        <w:tc>
          <w:tcPr>
            <w:tcBorders>
              <w:top w:color="cccccc" w:space="0" w:sz="7" w:val="single"/>
              <w:left w:color="cccccc" w:space="0" w:sz="7" w:val="single"/>
              <w:bottom w:color="cccccc" w:space="0" w:sz="7" w:val="single"/>
              <w:right w:color="cccccc" w:space="0" w:sz="7" w:val="single"/>
            </w:tcBorders>
            <w:shd w:fill="f3f3f3" w:val="clear"/>
            <w:tcMar>
              <w:top w:w="40.0" w:type="dxa"/>
              <w:left w:w="40.0" w:type="dxa"/>
              <w:bottom w:w="40.0" w:type="dxa"/>
              <w:right w:w="40.0" w:type="dxa"/>
            </w:tcMar>
            <w:vAlign w:val="bottom"/>
          </w:tcPr>
          <w:p w:rsidR="00000000" w:rsidDel="00000000" w:rsidP="00000000" w:rsidRDefault="00000000" w:rsidRPr="00000000" w14:paraId="000000E6">
            <w:pPr>
              <w:pageBreakBefore w:val="0"/>
              <w:spacing w:line="240" w:lineRule="auto"/>
              <w:ind w:left="90" w:firstLine="0"/>
              <w:rPr/>
            </w:pPr>
            <w:r w:rsidDel="00000000" w:rsidR="00000000" w:rsidRPr="00000000">
              <w:rPr>
                <w:rtl w:val="0"/>
              </w:rPr>
              <w:t xml:space="preserve">Quality Assurance: Create automated performance test suite for agreed SLAs of API &amp; page response</w:t>
            </w:r>
          </w:p>
        </w:tc>
        <w:tc>
          <w:tcPr>
            <w:tcBorders>
              <w:top w:color="cccccc" w:space="0" w:sz="7" w:val="single"/>
              <w:left w:color="cccccc" w:space="0" w:sz="7" w:val="single"/>
              <w:bottom w:color="cccccc" w:space="0" w:sz="7" w:val="single"/>
              <w:right w:color="cccccc" w:space="0" w:sz="7" w:val="single"/>
            </w:tcBorders>
            <w:shd w:fill="f3f3f3" w:val="clear"/>
            <w:tcMar>
              <w:top w:w="40.0" w:type="dxa"/>
              <w:left w:w="40.0" w:type="dxa"/>
              <w:bottom w:w="40.0" w:type="dxa"/>
              <w:right w:w="40.0" w:type="dxa"/>
            </w:tcMar>
            <w:vAlign w:val="bottom"/>
          </w:tcPr>
          <w:p w:rsidR="00000000" w:rsidDel="00000000" w:rsidP="00000000" w:rsidRDefault="00000000" w:rsidRPr="00000000" w14:paraId="000000E7">
            <w:pPr>
              <w:pageBreakBefore w:val="0"/>
              <w:spacing w:line="240" w:lineRule="auto"/>
              <w:ind w:left="90" w:firstLine="0"/>
              <w:rPr/>
            </w:pPr>
            <w:r w:rsidDel="00000000" w:rsidR="00000000" w:rsidRPr="00000000">
              <w:rPr>
                <w:rtl w:val="0"/>
              </w:rPr>
              <w:t xml:space="preserve">Medium</w:t>
            </w:r>
          </w:p>
        </w:tc>
        <w:tc>
          <w:tcPr>
            <w:tcBorders>
              <w:top w:color="cccccc" w:space="0" w:sz="7" w:val="single"/>
              <w:left w:color="cccccc" w:space="0" w:sz="7" w:val="single"/>
              <w:bottom w:color="cccccc" w:space="0" w:sz="7" w:val="single"/>
              <w:right w:color="d9d9d9" w:space="0" w:sz="7" w:val="single"/>
            </w:tcBorders>
            <w:shd w:fill="f3f3f3" w:val="clear"/>
            <w:tcMar>
              <w:top w:w="40.0" w:type="dxa"/>
              <w:left w:w="40.0" w:type="dxa"/>
              <w:bottom w:w="40.0" w:type="dxa"/>
              <w:right w:w="40.0" w:type="dxa"/>
            </w:tcMar>
            <w:vAlign w:val="bottom"/>
          </w:tcPr>
          <w:p w:rsidR="00000000" w:rsidDel="00000000" w:rsidP="00000000" w:rsidRDefault="00000000" w:rsidRPr="00000000" w14:paraId="000000E8">
            <w:pPr>
              <w:pageBreakBefore w:val="0"/>
              <w:spacing w:line="240" w:lineRule="auto"/>
              <w:ind w:left="90" w:firstLine="0"/>
              <w:rPr/>
            </w:pPr>
            <w:r w:rsidDel="00000000" w:rsidR="00000000" w:rsidRPr="00000000">
              <w:rPr>
                <w:rtl w:val="0"/>
              </w:rPr>
              <w:t xml:space="preserve">Medium</w:t>
            </w:r>
          </w:p>
        </w:tc>
        <w:tc>
          <w:tcPr>
            <w:vMerge w:val="continue"/>
            <w:tcBorders>
              <w:top w:color="d9d9d9" w:space="0" w:sz="7" w:val="single"/>
              <w:left w:color="d9d9d9" w:space="0" w:sz="7" w:val="single"/>
              <w:bottom w:color="d9d9d9" w:space="0" w:sz="7" w:val="single"/>
              <w:right w:color="d9d9d9" w:space="0" w:sz="7" w:val="single"/>
            </w:tcBorders>
            <w:shd w:fill="f3f3f3" w:val="clear"/>
            <w:tcMar>
              <w:top w:w="40.0" w:type="dxa"/>
              <w:left w:w="40.0" w:type="dxa"/>
              <w:bottom w:w="40.0" w:type="dxa"/>
              <w:right w:w="40.0" w:type="dxa"/>
            </w:tcMar>
            <w:vAlign w:val="center"/>
          </w:tcPr>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rHeight w:val="555" w:hRule="atLeast"/>
          <w:tblHeader w:val="0"/>
        </w:trPr>
        <w:tc>
          <w:tcPr>
            <w:tcBorders>
              <w:top w:color="cccccc" w:space="0" w:sz="7" w:val="single"/>
              <w:left w:color="cccccc" w:space="0" w:sz="7" w:val="single"/>
              <w:bottom w:color="cccccc" w:space="0" w:sz="7" w:val="single"/>
              <w:right w:color="cccccc" w:space="0" w:sz="7" w:val="single"/>
            </w:tcBorders>
            <w:shd w:fill="f3f3f3" w:val="clear"/>
            <w:tcMar>
              <w:top w:w="40.0" w:type="dxa"/>
              <w:left w:w="40.0" w:type="dxa"/>
              <w:bottom w:w="40.0" w:type="dxa"/>
              <w:right w:w="40.0" w:type="dxa"/>
            </w:tcMar>
            <w:vAlign w:val="bottom"/>
          </w:tcPr>
          <w:p w:rsidR="00000000" w:rsidDel="00000000" w:rsidP="00000000" w:rsidRDefault="00000000" w:rsidRPr="00000000" w14:paraId="000000EA">
            <w:pPr>
              <w:pageBreakBefore w:val="0"/>
              <w:spacing w:line="240" w:lineRule="auto"/>
              <w:jc w:val="center"/>
              <w:rPr/>
            </w:pPr>
            <w:r w:rsidDel="00000000" w:rsidR="00000000" w:rsidRPr="00000000">
              <w:rPr>
                <w:rtl w:val="0"/>
              </w:rPr>
              <w:t xml:space="preserve">27</w:t>
            </w:r>
          </w:p>
        </w:tc>
        <w:tc>
          <w:tcPr>
            <w:tcBorders>
              <w:top w:color="cccccc" w:space="0" w:sz="7" w:val="single"/>
              <w:left w:color="cccccc" w:space="0" w:sz="7" w:val="single"/>
              <w:bottom w:color="cccccc" w:space="0" w:sz="7" w:val="single"/>
              <w:right w:color="cccccc" w:space="0" w:sz="7" w:val="single"/>
            </w:tcBorders>
            <w:shd w:fill="f3f3f3" w:val="clear"/>
            <w:tcMar>
              <w:top w:w="40.0" w:type="dxa"/>
              <w:left w:w="40.0" w:type="dxa"/>
              <w:bottom w:w="40.0" w:type="dxa"/>
              <w:right w:w="40.0" w:type="dxa"/>
            </w:tcMar>
            <w:vAlign w:val="bottom"/>
          </w:tcPr>
          <w:p w:rsidR="00000000" w:rsidDel="00000000" w:rsidP="00000000" w:rsidRDefault="00000000" w:rsidRPr="00000000" w14:paraId="000000EB">
            <w:pPr>
              <w:pageBreakBefore w:val="0"/>
              <w:spacing w:line="240" w:lineRule="auto"/>
              <w:ind w:left="90" w:firstLine="0"/>
              <w:rPr/>
            </w:pPr>
            <w:r w:rsidDel="00000000" w:rsidR="00000000" w:rsidRPr="00000000">
              <w:rPr>
                <w:rtl w:val="0"/>
              </w:rPr>
              <w:t xml:space="preserve">Architecture: Use domain driven design. Map domain model to components, modules and data model</w:t>
            </w:r>
          </w:p>
        </w:tc>
        <w:tc>
          <w:tcPr>
            <w:tcBorders>
              <w:top w:color="cccccc" w:space="0" w:sz="7" w:val="single"/>
              <w:left w:color="cccccc" w:space="0" w:sz="7" w:val="single"/>
              <w:bottom w:color="cccccc" w:space="0" w:sz="7" w:val="single"/>
              <w:right w:color="cccccc" w:space="0" w:sz="7" w:val="single"/>
            </w:tcBorders>
            <w:shd w:fill="f3f3f3" w:val="clear"/>
            <w:tcMar>
              <w:top w:w="40.0" w:type="dxa"/>
              <w:left w:w="40.0" w:type="dxa"/>
              <w:bottom w:w="40.0" w:type="dxa"/>
              <w:right w:w="40.0" w:type="dxa"/>
            </w:tcMar>
            <w:vAlign w:val="bottom"/>
          </w:tcPr>
          <w:p w:rsidR="00000000" w:rsidDel="00000000" w:rsidP="00000000" w:rsidRDefault="00000000" w:rsidRPr="00000000" w14:paraId="000000EC">
            <w:pPr>
              <w:pageBreakBefore w:val="0"/>
              <w:spacing w:line="240" w:lineRule="auto"/>
              <w:ind w:left="90" w:firstLine="0"/>
              <w:rPr/>
            </w:pPr>
            <w:r w:rsidDel="00000000" w:rsidR="00000000" w:rsidRPr="00000000">
              <w:rPr>
                <w:rtl w:val="0"/>
              </w:rPr>
              <w:t xml:space="preserve">Medium</w:t>
            </w:r>
          </w:p>
        </w:tc>
        <w:tc>
          <w:tcPr>
            <w:tcBorders>
              <w:top w:color="cccccc" w:space="0" w:sz="7" w:val="single"/>
              <w:left w:color="cccccc" w:space="0" w:sz="7" w:val="single"/>
              <w:bottom w:color="cccccc" w:space="0" w:sz="7" w:val="single"/>
              <w:right w:color="d9d9d9" w:space="0" w:sz="7" w:val="single"/>
            </w:tcBorders>
            <w:shd w:fill="f3f3f3" w:val="clear"/>
            <w:tcMar>
              <w:top w:w="40.0" w:type="dxa"/>
              <w:left w:w="40.0" w:type="dxa"/>
              <w:bottom w:w="40.0" w:type="dxa"/>
              <w:right w:w="40.0" w:type="dxa"/>
            </w:tcMar>
            <w:vAlign w:val="bottom"/>
          </w:tcPr>
          <w:p w:rsidR="00000000" w:rsidDel="00000000" w:rsidP="00000000" w:rsidRDefault="00000000" w:rsidRPr="00000000" w14:paraId="000000ED">
            <w:pPr>
              <w:pageBreakBefore w:val="0"/>
              <w:spacing w:line="240" w:lineRule="auto"/>
              <w:ind w:left="90" w:firstLine="0"/>
              <w:rPr/>
            </w:pPr>
            <w:r w:rsidDel="00000000" w:rsidR="00000000" w:rsidRPr="00000000">
              <w:rPr>
                <w:rtl w:val="0"/>
              </w:rPr>
              <w:t xml:space="preserve">High</w:t>
            </w:r>
          </w:p>
        </w:tc>
        <w:tc>
          <w:tcPr>
            <w:vMerge w:val="continue"/>
            <w:tcBorders>
              <w:top w:color="d9d9d9" w:space="0" w:sz="7" w:val="single"/>
              <w:left w:color="d9d9d9" w:space="0" w:sz="7" w:val="single"/>
              <w:bottom w:color="d9d9d9" w:space="0" w:sz="7" w:val="single"/>
              <w:right w:color="d9d9d9" w:space="0" w:sz="7" w:val="single"/>
            </w:tcBorders>
            <w:shd w:fill="f3f3f3" w:val="clear"/>
            <w:tcMar>
              <w:top w:w="40.0" w:type="dxa"/>
              <w:left w:w="40.0" w:type="dxa"/>
              <w:bottom w:w="40.0" w:type="dxa"/>
              <w:right w:w="40.0" w:type="dxa"/>
            </w:tcMar>
            <w:vAlign w:val="center"/>
          </w:tcPr>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rHeight w:val="435" w:hRule="atLeast"/>
          <w:tblHeader w:val="0"/>
        </w:trPr>
        <w:tc>
          <w:tcPr>
            <w:tcBorders>
              <w:top w:color="cccccc" w:space="0" w:sz="7" w:val="single"/>
              <w:left w:color="cccccc" w:space="0" w:sz="7" w:val="single"/>
              <w:bottom w:color="cccccc" w:space="0" w:sz="7" w:val="single"/>
              <w:right w:color="cccccc" w:space="0" w:sz="7" w:val="single"/>
            </w:tcBorders>
            <w:shd w:fill="f3f3f3" w:val="clear"/>
            <w:tcMar>
              <w:top w:w="40.0" w:type="dxa"/>
              <w:left w:w="40.0" w:type="dxa"/>
              <w:bottom w:w="40.0" w:type="dxa"/>
              <w:right w:w="40.0" w:type="dxa"/>
            </w:tcMar>
            <w:vAlign w:val="bottom"/>
          </w:tcPr>
          <w:p w:rsidR="00000000" w:rsidDel="00000000" w:rsidP="00000000" w:rsidRDefault="00000000" w:rsidRPr="00000000" w14:paraId="000000EF">
            <w:pPr>
              <w:pageBreakBefore w:val="0"/>
              <w:spacing w:line="240" w:lineRule="auto"/>
              <w:jc w:val="center"/>
              <w:rPr/>
            </w:pPr>
            <w:r w:rsidDel="00000000" w:rsidR="00000000" w:rsidRPr="00000000">
              <w:rPr>
                <w:rtl w:val="0"/>
              </w:rPr>
              <w:t xml:space="preserve">28</w:t>
            </w:r>
          </w:p>
        </w:tc>
        <w:tc>
          <w:tcPr>
            <w:tcBorders>
              <w:top w:color="cccccc" w:space="0" w:sz="7" w:val="single"/>
              <w:left w:color="cccccc" w:space="0" w:sz="7" w:val="single"/>
              <w:bottom w:color="cccccc" w:space="0" w:sz="7" w:val="single"/>
              <w:right w:color="cccccc" w:space="0" w:sz="7" w:val="single"/>
            </w:tcBorders>
            <w:shd w:fill="f3f3f3" w:val="clear"/>
            <w:tcMar>
              <w:top w:w="40.0" w:type="dxa"/>
              <w:left w:w="40.0" w:type="dxa"/>
              <w:bottom w:w="40.0" w:type="dxa"/>
              <w:right w:w="40.0" w:type="dxa"/>
            </w:tcMar>
            <w:vAlign w:val="bottom"/>
          </w:tcPr>
          <w:p w:rsidR="00000000" w:rsidDel="00000000" w:rsidP="00000000" w:rsidRDefault="00000000" w:rsidRPr="00000000" w14:paraId="000000F0">
            <w:pPr>
              <w:pageBreakBefore w:val="0"/>
              <w:spacing w:line="240" w:lineRule="auto"/>
              <w:ind w:left="90" w:firstLine="0"/>
              <w:rPr/>
            </w:pPr>
            <w:r w:rsidDel="00000000" w:rsidR="00000000" w:rsidRPr="00000000">
              <w:rPr>
                <w:rtl w:val="0"/>
              </w:rPr>
              <w:t xml:space="preserve">Architecture: Follow REST standard for all API design</w:t>
            </w:r>
          </w:p>
        </w:tc>
        <w:tc>
          <w:tcPr>
            <w:tcBorders>
              <w:top w:color="cccccc" w:space="0" w:sz="7" w:val="single"/>
              <w:left w:color="cccccc" w:space="0" w:sz="7" w:val="single"/>
              <w:bottom w:color="cccccc" w:space="0" w:sz="7" w:val="single"/>
              <w:right w:color="cccccc" w:space="0" w:sz="7" w:val="single"/>
            </w:tcBorders>
            <w:shd w:fill="f3f3f3" w:val="clear"/>
            <w:tcMar>
              <w:top w:w="40.0" w:type="dxa"/>
              <w:left w:w="40.0" w:type="dxa"/>
              <w:bottom w:w="40.0" w:type="dxa"/>
              <w:right w:w="40.0" w:type="dxa"/>
            </w:tcMar>
            <w:vAlign w:val="bottom"/>
          </w:tcPr>
          <w:p w:rsidR="00000000" w:rsidDel="00000000" w:rsidP="00000000" w:rsidRDefault="00000000" w:rsidRPr="00000000" w14:paraId="000000F1">
            <w:pPr>
              <w:pageBreakBefore w:val="0"/>
              <w:spacing w:line="240" w:lineRule="auto"/>
              <w:ind w:left="90" w:firstLine="0"/>
              <w:rPr/>
            </w:pPr>
            <w:r w:rsidDel="00000000" w:rsidR="00000000" w:rsidRPr="00000000">
              <w:rPr>
                <w:rtl w:val="0"/>
              </w:rPr>
              <w:t xml:space="preserve">Medium</w:t>
            </w:r>
          </w:p>
        </w:tc>
        <w:tc>
          <w:tcPr>
            <w:tcBorders>
              <w:top w:color="cccccc" w:space="0" w:sz="7" w:val="single"/>
              <w:left w:color="cccccc" w:space="0" w:sz="7" w:val="single"/>
              <w:bottom w:color="cccccc" w:space="0" w:sz="7" w:val="single"/>
              <w:right w:color="d9d9d9" w:space="0" w:sz="7" w:val="single"/>
            </w:tcBorders>
            <w:shd w:fill="f3f3f3" w:val="clear"/>
            <w:tcMar>
              <w:top w:w="40.0" w:type="dxa"/>
              <w:left w:w="40.0" w:type="dxa"/>
              <w:bottom w:w="40.0" w:type="dxa"/>
              <w:right w:w="40.0" w:type="dxa"/>
            </w:tcMar>
            <w:vAlign w:val="bottom"/>
          </w:tcPr>
          <w:p w:rsidR="00000000" w:rsidDel="00000000" w:rsidP="00000000" w:rsidRDefault="00000000" w:rsidRPr="00000000" w14:paraId="000000F2">
            <w:pPr>
              <w:pageBreakBefore w:val="0"/>
              <w:spacing w:line="240" w:lineRule="auto"/>
              <w:ind w:left="90" w:firstLine="0"/>
              <w:rPr/>
            </w:pPr>
            <w:r w:rsidDel="00000000" w:rsidR="00000000" w:rsidRPr="00000000">
              <w:rPr>
                <w:rtl w:val="0"/>
              </w:rPr>
              <w:t xml:space="preserve">High</w:t>
            </w:r>
          </w:p>
        </w:tc>
        <w:tc>
          <w:tcPr>
            <w:vMerge w:val="continue"/>
            <w:tcBorders>
              <w:top w:color="d9d9d9" w:space="0" w:sz="7" w:val="single"/>
              <w:left w:color="d9d9d9" w:space="0" w:sz="7" w:val="single"/>
              <w:bottom w:color="d9d9d9" w:space="0" w:sz="7" w:val="single"/>
              <w:right w:color="d9d9d9" w:space="0" w:sz="7" w:val="single"/>
            </w:tcBorders>
            <w:shd w:fill="f3f3f3" w:val="clear"/>
            <w:tcMar>
              <w:top w:w="40.0" w:type="dxa"/>
              <w:left w:w="40.0" w:type="dxa"/>
              <w:bottom w:w="40.0" w:type="dxa"/>
              <w:right w:w="40.0" w:type="dxa"/>
            </w:tcMar>
            <w:vAlign w:val="center"/>
          </w:tcPr>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rHeight w:val="435" w:hRule="atLeast"/>
          <w:tblHeader w:val="0"/>
        </w:trPr>
        <w:tc>
          <w:tcPr>
            <w:tcBorders>
              <w:top w:color="cccccc" w:space="0" w:sz="7" w:val="single"/>
              <w:left w:color="cccccc" w:space="0" w:sz="7" w:val="single"/>
              <w:bottom w:color="cccccc" w:space="0" w:sz="7" w:val="single"/>
              <w:right w:color="cccccc" w:space="0" w:sz="7" w:val="single"/>
            </w:tcBorders>
            <w:shd w:fill="f3f3f3" w:val="clear"/>
            <w:tcMar>
              <w:top w:w="40.0" w:type="dxa"/>
              <w:left w:w="40.0" w:type="dxa"/>
              <w:bottom w:w="40.0" w:type="dxa"/>
              <w:right w:w="40.0" w:type="dxa"/>
            </w:tcMar>
            <w:vAlign w:val="bottom"/>
          </w:tcPr>
          <w:p w:rsidR="00000000" w:rsidDel="00000000" w:rsidP="00000000" w:rsidRDefault="00000000" w:rsidRPr="00000000" w14:paraId="000000F4">
            <w:pPr>
              <w:pageBreakBefore w:val="0"/>
              <w:spacing w:line="240" w:lineRule="auto"/>
              <w:jc w:val="center"/>
              <w:rPr/>
            </w:pPr>
            <w:r w:rsidDel="00000000" w:rsidR="00000000" w:rsidRPr="00000000">
              <w:rPr>
                <w:rtl w:val="0"/>
              </w:rPr>
              <w:t xml:space="preserve">29</w:t>
            </w:r>
          </w:p>
        </w:tc>
        <w:tc>
          <w:tcPr>
            <w:tcBorders>
              <w:top w:color="cccccc" w:space="0" w:sz="7" w:val="single"/>
              <w:left w:color="cccccc" w:space="0" w:sz="7" w:val="single"/>
              <w:bottom w:color="cccccc" w:space="0" w:sz="7" w:val="single"/>
              <w:right w:color="cccccc" w:space="0" w:sz="7" w:val="single"/>
            </w:tcBorders>
            <w:shd w:fill="f3f3f3" w:val="clear"/>
            <w:tcMar>
              <w:top w:w="40.0" w:type="dxa"/>
              <w:left w:w="40.0" w:type="dxa"/>
              <w:bottom w:w="40.0" w:type="dxa"/>
              <w:right w:w="40.0" w:type="dxa"/>
            </w:tcMar>
            <w:vAlign w:val="bottom"/>
          </w:tcPr>
          <w:p w:rsidR="00000000" w:rsidDel="00000000" w:rsidP="00000000" w:rsidRDefault="00000000" w:rsidRPr="00000000" w14:paraId="000000F5">
            <w:pPr>
              <w:pageBreakBefore w:val="0"/>
              <w:spacing w:line="240" w:lineRule="auto"/>
              <w:ind w:left="0" w:firstLine="0"/>
              <w:rPr/>
            </w:pPr>
            <w:r w:rsidDel="00000000" w:rsidR="00000000" w:rsidRPr="00000000">
              <w:rPr>
                <w:rtl w:val="0"/>
              </w:rPr>
              <w:t xml:space="preserve"> Security: Optimize Automation for Security Tooling</w:t>
            </w:r>
          </w:p>
        </w:tc>
        <w:tc>
          <w:tcPr>
            <w:tcBorders>
              <w:top w:color="cccccc" w:space="0" w:sz="7" w:val="single"/>
              <w:left w:color="cccccc" w:space="0" w:sz="7" w:val="single"/>
              <w:bottom w:color="cccccc" w:space="0" w:sz="7" w:val="single"/>
              <w:right w:color="cccccc" w:space="0" w:sz="7" w:val="single"/>
            </w:tcBorders>
            <w:shd w:fill="f3f3f3" w:val="clear"/>
            <w:tcMar>
              <w:top w:w="40.0" w:type="dxa"/>
              <w:left w:w="40.0" w:type="dxa"/>
              <w:bottom w:w="40.0" w:type="dxa"/>
              <w:right w:w="40.0" w:type="dxa"/>
            </w:tcMar>
            <w:vAlign w:val="bottom"/>
          </w:tcPr>
          <w:p w:rsidR="00000000" w:rsidDel="00000000" w:rsidP="00000000" w:rsidRDefault="00000000" w:rsidRPr="00000000" w14:paraId="000000F6">
            <w:pPr>
              <w:pageBreakBefore w:val="0"/>
              <w:spacing w:line="240" w:lineRule="auto"/>
              <w:ind w:left="90" w:firstLine="0"/>
              <w:rPr/>
            </w:pPr>
            <w:r w:rsidDel="00000000" w:rsidR="00000000" w:rsidRPr="00000000">
              <w:rPr>
                <w:rtl w:val="0"/>
              </w:rPr>
              <w:t xml:space="preserve">Medium</w:t>
            </w:r>
          </w:p>
        </w:tc>
        <w:tc>
          <w:tcPr>
            <w:tcBorders>
              <w:top w:color="cccccc" w:space="0" w:sz="7" w:val="single"/>
              <w:left w:color="cccccc" w:space="0" w:sz="7" w:val="single"/>
              <w:bottom w:color="cccccc" w:space="0" w:sz="7" w:val="single"/>
              <w:right w:color="d9d9d9" w:space="0" w:sz="7" w:val="single"/>
            </w:tcBorders>
            <w:shd w:fill="f3f3f3" w:val="clear"/>
            <w:tcMar>
              <w:top w:w="40.0" w:type="dxa"/>
              <w:left w:w="40.0" w:type="dxa"/>
              <w:bottom w:w="40.0" w:type="dxa"/>
              <w:right w:w="40.0" w:type="dxa"/>
            </w:tcMar>
            <w:vAlign w:val="bottom"/>
          </w:tcPr>
          <w:p w:rsidR="00000000" w:rsidDel="00000000" w:rsidP="00000000" w:rsidRDefault="00000000" w:rsidRPr="00000000" w14:paraId="000000F7">
            <w:pPr>
              <w:pageBreakBefore w:val="0"/>
              <w:spacing w:line="240" w:lineRule="auto"/>
              <w:ind w:left="90" w:firstLine="0"/>
              <w:rPr/>
            </w:pPr>
            <w:r w:rsidDel="00000000" w:rsidR="00000000" w:rsidRPr="00000000">
              <w:rPr>
                <w:rtl w:val="0"/>
              </w:rPr>
              <w:t xml:space="preserve">Low</w:t>
            </w:r>
          </w:p>
        </w:tc>
        <w:tc>
          <w:tcPr>
            <w:vMerge w:val="continue"/>
            <w:tcBorders>
              <w:top w:color="d9d9d9" w:space="0" w:sz="7" w:val="single"/>
              <w:left w:color="d9d9d9" w:space="0" w:sz="7" w:val="single"/>
              <w:bottom w:color="d9d9d9" w:space="0" w:sz="7" w:val="single"/>
              <w:right w:color="d9d9d9" w:space="0" w:sz="7" w:val="single"/>
            </w:tcBorders>
            <w:shd w:fill="f3f3f3" w:val="clear"/>
            <w:tcMar>
              <w:top w:w="40.0" w:type="dxa"/>
              <w:left w:w="40.0" w:type="dxa"/>
              <w:bottom w:w="40.0" w:type="dxa"/>
              <w:right w:w="40.0" w:type="dxa"/>
            </w:tcMar>
            <w:vAlign w:val="center"/>
          </w:tcPr>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rHeight w:val="435" w:hRule="atLeast"/>
          <w:tblHeader w:val="0"/>
        </w:trPr>
        <w:tc>
          <w:tcPr>
            <w:tcBorders>
              <w:top w:color="cccccc" w:space="0" w:sz="7" w:val="single"/>
              <w:left w:color="cccccc" w:space="0" w:sz="7" w:val="single"/>
              <w:bottom w:color="cccccc" w:space="0" w:sz="7" w:val="single"/>
              <w:right w:color="cccccc" w:space="0" w:sz="7" w:val="single"/>
            </w:tcBorders>
            <w:shd w:fill="f3f3f3" w:val="clear"/>
            <w:tcMar>
              <w:top w:w="40.0" w:type="dxa"/>
              <w:left w:w="40.0" w:type="dxa"/>
              <w:bottom w:w="40.0" w:type="dxa"/>
              <w:right w:w="40.0" w:type="dxa"/>
            </w:tcMar>
            <w:vAlign w:val="bottom"/>
          </w:tcPr>
          <w:p w:rsidR="00000000" w:rsidDel="00000000" w:rsidP="00000000" w:rsidRDefault="00000000" w:rsidRPr="00000000" w14:paraId="000000F9">
            <w:pPr>
              <w:pageBreakBefore w:val="0"/>
              <w:spacing w:line="240" w:lineRule="auto"/>
              <w:jc w:val="center"/>
              <w:rPr/>
            </w:pPr>
            <w:r w:rsidDel="00000000" w:rsidR="00000000" w:rsidRPr="00000000">
              <w:rPr>
                <w:rtl w:val="0"/>
              </w:rPr>
              <w:t xml:space="preserve">30</w:t>
            </w:r>
          </w:p>
        </w:tc>
        <w:tc>
          <w:tcPr>
            <w:tcBorders>
              <w:top w:color="cccccc" w:space="0" w:sz="7" w:val="single"/>
              <w:left w:color="cccccc" w:space="0" w:sz="7" w:val="single"/>
              <w:bottom w:color="cccccc" w:space="0" w:sz="7" w:val="single"/>
              <w:right w:color="cccccc" w:space="0" w:sz="7" w:val="single"/>
            </w:tcBorders>
            <w:shd w:fill="f3f3f3" w:val="clear"/>
            <w:tcMar>
              <w:top w:w="40.0" w:type="dxa"/>
              <w:left w:w="40.0" w:type="dxa"/>
              <w:bottom w:w="40.0" w:type="dxa"/>
              <w:right w:w="40.0" w:type="dxa"/>
            </w:tcMar>
            <w:vAlign w:val="bottom"/>
          </w:tcPr>
          <w:p w:rsidR="00000000" w:rsidDel="00000000" w:rsidP="00000000" w:rsidRDefault="00000000" w:rsidRPr="00000000" w14:paraId="000000FA">
            <w:pPr>
              <w:pageBreakBefore w:val="0"/>
              <w:spacing w:line="240" w:lineRule="auto"/>
              <w:ind w:left="90" w:firstLine="0"/>
              <w:rPr/>
            </w:pPr>
            <w:r w:rsidDel="00000000" w:rsidR="00000000" w:rsidRPr="00000000">
              <w:rPr>
                <w:rtl w:val="0"/>
              </w:rPr>
              <w:t xml:space="preserve">Security: Enable </w:t>
            </w:r>
            <w:r w:rsidDel="00000000" w:rsidR="00000000" w:rsidRPr="00000000">
              <w:rPr>
                <w:rtl w:val="0"/>
              </w:rPr>
              <w:t xml:space="preserve">Monitoring &amp; Alerting Capabilities</w:t>
            </w:r>
            <w:r w:rsidDel="00000000" w:rsidR="00000000" w:rsidRPr="00000000">
              <w:rPr>
                <w:rtl w:val="0"/>
              </w:rPr>
            </w:r>
          </w:p>
        </w:tc>
        <w:tc>
          <w:tcPr>
            <w:tcBorders>
              <w:top w:color="cccccc" w:space="0" w:sz="7" w:val="single"/>
              <w:left w:color="cccccc" w:space="0" w:sz="7" w:val="single"/>
              <w:bottom w:color="cccccc" w:space="0" w:sz="7" w:val="single"/>
              <w:right w:color="cccccc" w:space="0" w:sz="7" w:val="single"/>
            </w:tcBorders>
            <w:shd w:fill="f3f3f3" w:val="clear"/>
            <w:tcMar>
              <w:top w:w="40.0" w:type="dxa"/>
              <w:left w:w="40.0" w:type="dxa"/>
              <w:bottom w:w="40.0" w:type="dxa"/>
              <w:right w:w="40.0" w:type="dxa"/>
            </w:tcMar>
            <w:vAlign w:val="bottom"/>
          </w:tcPr>
          <w:p w:rsidR="00000000" w:rsidDel="00000000" w:rsidP="00000000" w:rsidRDefault="00000000" w:rsidRPr="00000000" w14:paraId="000000FB">
            <w:pPr>
              <w:pageBreakBefore w:val="0"/>
              <w:spacing w:line="240" w:lineRule="auto"/>
              <w:ind w:left="90" w:firstLine="0"/>
              <w:rPr/>
            </w:pPr>
            <w:r w:rsidDel="00000000" w:rsidR="00000000" w:rsidRPr="00000000">
              <w:rPr>
                <w:rtl w:val="0"/>
              </w:rPr>
              <w:t xml:space="preserve">Medium</w:t>
            </w:r>
          </w:p>
        </w:tc>
        <w:tc>
          <w:tcPr>
            <w:tcBorders>
              <w:top w:color="cccccc" w:space="0" w:sz="7" w:val="single"/>
              <w:left w:color="cccccc" w:space="0" w:sz="7" w:val="single"/>
              <w:bottom w:color="cccccc" w:space="0" w:sz="7" w:val="single"/>
              <w:right w:color="d9d9d9" w:space="0" w:sz="7" w:val="single"/>
            </w:tcBorders>
            <w:shd w:fill="f3f3f3" w:val="clear"/>
            <w:tcMar>
              <w:top w:w="40.0" w:type="dxa"/>
              <w:left w:w="40.0" w:type="dxa"/>
              <w:bottom w:w="40.0" w:type="dxa"/>
              <w:right w:w="40.0" w:type="dxa"/>
            </w:tcMar>
            <w:vAlign w:val="bottom"/>
          </w:tcPr>
          <w:p w:rsidR="00000000" w:rsidDel="00000000" w:rsidP="00000000" w:rsidRDefault="00000000" w:rsidRPr="00000000" w14:paraId="000000FC">
            <w:pPr>
              <w:pageBreakBefore w:val="0"/>
              <w:spacing w:line="240" w:lineRule="auto"/>
              <w:ind w:left="90" w:firstLine="0"/>
              <w:rPr/>
            </w:pPr>
            <w:r w:rsidDel="00000000" w:rsidR="00000000" w:rsidRPr="00000000">
              <w:rPr>
                <w:rtl w:val="0"/>
              </w:rPr>
              <w:t xml:space="preserve">Medium</w:t>
            </w:r>
          </w:p>
        </w:tc>
        <w:tc>
          <w:tcPr>
            <w:vMerge w:val="continue"/>
            <w:tcBorders>
              <w:top w:color="d9d9d9" w:space="0" w:sz="7" w:val="single"/>
              <w:left w:color="d9d9d9" w:space="0" w:sz="7" w:val="single"/>
              <w:bottom w:color="d9d9d9" w:space="0" w:sz="7" w:val="single"/>
              <w:right w:color="d9d9d9" w:space="0" w:sz="7" w:val="single"/>
            </w:tcBorders>
            <w:shd w:fill="f3f3f3" w:val="clear"/>
            <w:tcMar>
              <w:top w:w="40.0" w:type="dxa"/>
              <w:left w:w="40.0" w:type="dxa"/>
              <w:bottom w:w="40.0" w:type="dxa"/>
              <w:right w:w="40.0" w:type="dxa"/>
            </w:tcMar>
            <w:vAlign w:val="center"/>
          </w:tcPr>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rHeight w:val="435" w:hRule="atLeast"/>
          <w:tblHeader w:val="0"/>
        </w:trPr>
        <w:tc>
          <w:tcPr>
            <w:tcBorders>
              <w:top w:color="cccccc" w:space="0" w:sz="7" w:val="single"/>
              <w:left w:color="cccccc" w:space="0" w:sz="7" w:val="single"/>
              <w:bottom w:color="cccccc" w:space="0" w:sz="7" w:val="single"/>
              <w:right w:color="cccccc" w:space="0" w:sz="7" w:val="single"/>
            </w:tcBorders>
            <w:shd w:fill="f3f3f3" w:val="clear"/>
            <w:tcMar>
              <w:top w:w="40.0" w:type="dxa"/>
              <w:left w:w="40.0" w:type="dxa"/>
              <w:bottom w:w="40.0" w:type="dxa"/>
              <w:right w:w="40.0" w:type="dxa"/>
            </w:tcMar>
            <w:vAlign w:val="bottom"/>
          </w:tcPr>
          <w:p w:rsidR="00000000" w:rsidDel="00000000" w:rsidP="00000000" w:rsidRDefault="00000000" w:rsidRPr="00000000" w14:paraId="000000FE">
            <w:pPr>
              <w:pageBreakBefore w:val="0"/>
              <w:spacing w:line="240" w:lineRule="auto"/>
              <w:jc w:val="center"/>
              <w:rPr/>
            </w:pPr>
            <w:r w:rsidDel="00000000" w:rsidR="00000000" w:rsidRPr="00000000">
              <w:rPr>
                <w:rtl w:val="0"/>
              </w:rPr>
              <w:t xml:space="preserve">31</w:t>
            </w:r>
          </w:p>
        </w:tc>
        <w:tc>
          <w:tcPr>
            <w:tcBorders>
              <w:top w:color="cccccc" w:space="0" w:sz="7" w:val="single"/>
              <w:left w:color="cccccc" w:space="0" w:sz="7" w:val="single"/>
              <w:bottom w:color="cccccc" w:space="0" w:sz="7" w:val="single"/>
              <w:right w:color="cccccc" w:space="0" w:sz="7" w:val="single"/>
            </w:tcBorders>
            <w:shd w:fill="f3f3f3" w:val="clear"/>
            <w:tcMar>
              <w:top w:w="40.0" w:type="dxa"/>
              <w:left w:w="40.0" w:type="dxa"/>
              <w:bottom w:w="40.0" w:type="dxa"/>
              <w:right w:w="40.0" w:type="dxa"/>
            </w:tcMar>
            <w:vAlign w:val="bottom"/>
          </w:tcPr>
          <w:p w:rsidR="00000000" w:rsidDel="00000000" w:rsidP="00000000" w:rsidRDefault="00000000" w:rsidRPr="00000000" w14:paraId="000000FF">
            <w:pPr>
              <w:pageBreakBefore w:val="0"/>
              <w:spacing w:line="240" w:lineRule="auto"/>
              <w:ind w:left="90" w:firstLine="0"/>
              <w:rPr/>
            </w:pPr>
            <w:r w:rsidDel="00000000" w:rsidR="00000000" w:rsidRPr="00000000">
              <w:rPr>
                <w:rtl w:val="0"/>
              </w:rPr>
              <w:t xml:space="preserve">DevOps: Ensure </w:t>
            </w:r>
            <w:r w:rsidDel="00000000" w:rsidR="00000000" w:rsidRPr="00000000">
              <w:rPr>
                <w:rtl w:val="0"/>
              </w:rPr>
              <w:t xml:space="preserve">BackUp &amp; Recovery Process defined and documented</w:t>
            </w:r>
            <w:r w:rsidDel="00000000" w:rsidR="00000000" w:rsidRPr="00000000">
              <w:rPr>
                <w:rtl w:val="0"/>
              </w:rPr>
            </w:r>
          </w:p>
        </w:tc>
        <w:tc>
          <w:tcPr>
            <w:tcBorders>
              <w:top w:color="cccccc" w:space="0" w:sz="7" w:val="single"/>
              <w:left w:color="cccccc" w:space="0" w:sz="7" w:val="single"/>
              <w:bottom w:color="cccccc" w:space="0" w:sz="7" w:val="single"/>
              <w:right w:color="cccccc" w:space="0" w:sz="7" w:val="single"/>
            </w:tcBorders>
            <w:shd w:fill="f3f3f3" w:val="clear"/>
            <w:tcMar>
              <w:top w:w="40.0" w:type="dxa"/>
              <w:left w:w="40.0" w:type="dxa"/>
              <w:bottom w:w="40.0" w:type="dxa"/>
              <w:right w:w="40.0" w:type="dxa"/>
            </w:tcMar>
            <w:vAlign w:val="bottom"/>
          </w:tcPr>
          <w:p w:rsidR="00000000" w:rsidDel="00000000" w:rsidP="00000000" w:rsidRDefault="00000000" w:rsidRPr="00000000" w14:paraId="00000100">
            <w:pPr>
              <w:pageBreakBefore w:val="0"/>
              <w:spacing w:line="240" w:lineRule="auto"/>
              <w:ind w:left="90" w:firstLine="0"/>
              <w:rPr/>
            </w:pPr>
            <w:r w:rsidDel="00000000" w:rsidR="00000000" w:rsidRPr="00000000">
              <w:rPr>
                <w:rtl w:val="0"/>
              </w:rPr>
              <w:t xml:space="preserve">High</w:t>
            </w:r>
          </w:p>
        </w:tc>
        <w:tc>
          <w:tcPr>
            <w:tcBorders>
              <w:top w:color="cccccc" w:space="0" w:sz="7" w:val="single"/>
              <w:left w:color="cccccc" w:space="0" w:sz="7" w:val="single"/>
              <w:bottom w:color="cccccc" w:space="0" w:sz="7" w:val="single"/>
              <w:right w:color="d9d9d9" w:space="0" w:sz="7" w:val="single"/>
            </w:tcBorders>
            <w:shd w:fill="f3f3f3" w:val="clear"/>
            <w:tcMar>
              <w:top w:w="40.0" w:type="dxa"/>
              <w:left w:w="40.0" w:type="dxa"/>
              <w:bottom w:w="40.0" w:type="dxa"/>
              <w:right w:w="40.0" w:type="dxa"/>
            </w:tcMar>
            <w:vAlign w:val="bottom"/>
          </w:tcPr>
          <w:p w:rsidR="00000000" w:rsidDel="00000000" w:rsidP="00000000" w:rsidRDefault="00000000" w:rsidRPr="00000000" w14:paraId="00000101">
            <w:pPr>
              <w:pageBreakBefore w:val="0"/>
              <w:spacing w:line="240" w:lineRule="auto"/>
              <w:ind w:left="90" w:firstLine="0"/>
              <w:rPr/>
            </w:pPr>
            <w:r w:rsidDel="00000000" w:rsidR="00000000" w:rsidRPr="00000000">
              <w:rPr>
                <w:rtl w:val="0"/>
              </w:rPr>
              <w:t xml:space="preserve">Low</w:t>
            </w:r>
          </w:p>
        </w:tc>
        <w:tc>
          <w:tcPr>
            <w:vMerge w:val="continue"/>
            <w:tcBorders>
              <w:top w:color="d9d9d9" w:space="0" w:sz="7" w:val="single"/>
              <w:left w:color="d9d9d9" w:space="0" w:sz="7" w:val="single"/>
              <w:bottom w:color="d9d9d9" w:space="0" w:sz="7" w:val="single"/>
              <w:right w:color="d9d9d9" w:space="0" w:sz="7" w:val="single"/>
            </w:tcBorders>
            <w:shd w:fill="f3f3f3" w:val="clear"/>
            <w:tcMar>
              <w:top w:w="40.0" w:type="dxa"/>
              <w:left w:w="40.0" w:type="dxa"/>
              <w:bottom w:w="40.0" w:type="dxa"/>
              <w:right w:w="40.0" w:type="dxa"/>
            </w:tcMar>
            <w:vAlign w:val="center"/>
          </w:tcPr>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rHeight w:val="435" w:hRule="atLeast"/>
          <w:tblHeader w:val="0"/>
        </w:trPr>
        <w:tc>
          <w:tcPr>
            <w:tcBorders>
              <w:top w:color="cccccc" w:space="0" w:sz="7" w:val="single"/>
              <w:left w:color="cccccc" w:space="0" w:sz="7" w:val="single"/>
              <w:bottom w:color="cccccc" w:space="0" w:sz="7" w:val="single"/>
              <w:right w:color="cccccc" w:space="0" w:sz="7" w:val="single"/>
            </w:tcBorders>
            <w:shd w:fill="f3f3f3" w:val="clear"/>
            <w:tcMar>
              <w:top w:w="40.0" w:type="dxa"/>
              <w:left w:w="40.0" w:type="dxa"/>
              <w:bottom w:w="40.0" w:type="dxa"/>
              <w:right w:w="40.0" w:type="dxa"/>
            </w:tcMar>
            <w:vAlign w:val="bottom"/>
          </w:tcPr>
          <w:p w:rsidR="00000000" w:rsidDel="00000000" w:rsidP="00000000" w:rsidRDefault="00000000" w:rsidRPr="00000000" w14:paraId="00000103">
            <w:pPr>
              <w:pageBreakBefore w:val="0"/>
              <w:spacing w:line="240" w:lineRule="auto"/>
              <w:jc w:val="center"/>
              <w:rPr/>
            </w:pPr>
            <w:r w:rsidDel="00000000" w:rsidR="00000000" w:rsidRPr="00000000">
              <w:rPr>
                <w:rtl w:val="0"/>
              </w:rPr>
              <w:t xml:space="preserve">32</w:t>
            </w:r>
          </w:p>
        </w:tc>
        <w:tc>
          <w:tcPr>
            <w:tcBorders>
              <w:top w:color="cccccc" w:space="0" w:sz="7" w:val="single"/>
              <w:left w:color="cccccc" w:space="0" w:sz="7" w:val="single"/>
              <w:bottom w:color="cccccc" w:space="0" w:sz="7" w:val="single"/>
              <w:right w:color="cccccc" w:space="0" w:sz="7" w:val="single"/>
            </w:tcBorders>
            <w:shd w:fill="f3f3f3" w:val="clear"/>
            <w:tcMar>
              <w:top w:w="40.0" w:type="dxa"/>
              <w:left w:w="40.0" w:type="dxa"/>
              <w:bottom w:w="40.0" w:type="dxa"/>
              <w:right w:w="40.0" w:type="dxa"/>
            </w:tcMar>
            <w:vAlign w:val="bottom"/>
          </w:tcPr>
          <w:p w:rsidR="00000000" w:rsidDel="00000000" w:rsidP="00000000" w:rsidRDefault="00000000" w:rsidRPr="00000000" w14:paraId="00000104">
            <w:pPr>
              <w:pageBreakBefore w:val="0"/>
              <w:spacing w:line="240" w:lineRule="auto"/>
              <w:ind w:left="90" w:firstLine="0"/>
              <w:rPr/>
            </w:pPr>
            <w:r w:rsidDel="00000000" w:rsidR="00000000" w:rsidRPr="00000000">
              <w:rPr>
                <w:rtl w:val="0"/>
              </w:rPr>
              <w:t xml:space="preserve">Security: Move away from SQL Authentication</w:t>
            </w:r>
          </w:p>
        </w:tc>
        <w:tc>
          <w:tcPr>
            <w:tcBorders>
              <w:top w:color="cccccc" w:space="0" w:sz="7" w:val="single"/>
              <w:left w:color="cccccc" w:space="0" w:sz="7" w:val="single"/>
              <w:bottom w:color="cccccc" w:space="0" w:sz="7" w:val="single"/>
              <w:right w:color="cccccc" w:space="0" w:sz="7" w:val="single"/>
            </w:tcBorders>
            <w:shd w:fill="f3f3f3" w:val="clear"/>
            <w:tcMar>
              <w:top w:w="40.0" w:type="dxa"/>
              <w:left w:w="40.0" w:type="dxa"/>
              <w:bottom w:w="40.0" w:type="dxa"/>
              <w:right w:w="40.0" w:type="dxa"/>
            </w:tcMar>
            <w:vAlign w:val="bottom"/>
          </w:tcPr>
          <w:p w:rsidR="00000000" w:rsidDel="00000000" w:rsidP="00000000" w:rsidRDefault="00000000" w:rsidRPr="00000000" w14:paraId="00000105">
            <w:pPr>
              <w:pageBreakBefore w:val="0"/>
              <w:spacing w:line="240" w:lineRule="auto"/>
              <w:ind w:left="90" w:firstLine="0"/>
              <w:rPr/>
            </w:pPr>
            <w:r w:rsidDel="00000000" w:rsidR="00000000" w:rsidRPr="00000000">
              <w:rPr>
                <w:rtl w:val="0"/>
              </w:rPr>
              <w:t xml:space="preserve">Medium</w:t>
            </w:r>
          </w:p>
        </w:tc>
        <w:tc>
          <w:tcPr>
            <w:tcBorders>
              <w:top w:color="cccccc" w:space="0" w:sz="7" w:val="single"/>
              <w:left w:color="cccccc" w:space="0" w:sz="7" w:val="single"/>
              <w:bottom w:color="cccccc" w:space="0" w:sz="7" w:val="single"/>
              <w:right w:color="d9d9d9" w:space="0" w:sz="7" w:val="single"/>
            </w:tcBorders>
            <w:shd w:fill="f3f3f3" w:val="clear"/>
            <w:tcMar>
              <w:top w:w="40.0" w:type="dxa"/>
              <w:left w:w="40.0" w:type="dxa"/>
              <w:bottom w:w="40.0" w:type="dxa"/>
              <w:right w:w="40.0" w:type="dxa"/>
            </w:tcMar>
            <w:vAlign w:val="bottom"/>
          </w:tcPr>
          <w:p w:rsidR="00000000" w:rsidDel="00000000" w:rsidP="00000000" w:rsidRDefault="00000000" w:rsidRPr="00000000" w14:paraId="00000106">
            <w:pPr>
              <w:pageBreakBefore w:val="0"/>
              <w:spacing w:line="240" w:lineRule="auto"/>
              <w:ind w:left="90" w:firstLine="0"/>
              <w:rPr/>
            </w:pPr>
            <w:r w:rsidDel="00000000" w:rsidR="00000000" w:rsidRPr="00000000">
              <w:rPr>
                <w:rtl w:val="0"/>
              </w:rPr>
              <w:t xml:space="preserve">Low</w:t>
            </w:r>
          </w:p>
        </w:tc>
        <w:tc>
          <w:tcPr>
            <w:vMerge w:val="continue"/>
            <w:tcBorders>
              <w:top w:color="d9d9d9" w:space="0" w:sz="7" w:val="single"/>
              <w:left w:color="d9d9d9" w:space="0" w:sz="7" w:val="single"/>
              <w:bottom w:color="d9d9d9" w:space="0" w:sz="7" w:val="single"/>
              <w:right w:color="d9d9d9" w:space="0" w:sz="7" w:val="single"/>
            </w:tcBorders>
            <w:shd w:fill="f3f3f3" w:val="clear"/>
            <w:tcMar>
              <w:top w:w="40.0" w:type="dxa"/>
              <w:left w:w="40.0" w:type="dxa"/>
              <w:bottom w:w="40.0" w:type="dxa"/>
              <w:right w:w="40.0" w:type="dxa"/>
            </w:tcMar>
            <w:vAlign w:val="center"/>
          </w:tcPr>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rHeight w:val="435" w:hRule="atLeast"/>
          <w:tblHeader w:val="0"/>
        </w:trPr>
        <w:tc>
          <w:tcPr>
            <w:tcBorders>
              <w:top w:color="cccccc" w:space="0" w:sz="7" w:val="single"/>
              <w:left w:color="cccccc" w:space="0" w:sz="7" w:val="single"/>
              <w:bottom w:color="cccccc" w:space="0" w:sz="7" w:val="single"/>
              <w:right w:color="cccccc" w:space="0" w:sz="7" w:val="single"/>
            </w:tcBorders>
            <w:shd w:fill="f3f3f3" w:val="clear"/>
            <w:tcMar>
              <w:top w:w="40.0" w:type="dxa"/>
              <w:left w:w="40.0" w:type="dxa"/>
              <w:bottom w:w="40.0" w:type="dxa"/>
              <w:right w:w="40.0" w:type="dxa"/>
            </w:tcMar>
            <w:vAlign w:val="bottom"/>
          </w:tcPr>
          <w:p w:rsidR="00000000" w:rsidDel="00000000" w:rsidP="00000000" w:rsidRDefault="00000000" w:rsidRPr="00000000" w14:paraId="00000108">
            <w:pPr>
              <w:pageBreakBefore w:val="0"/>
              <w:spacing w:line="240" w:lineRule="auto"/>
              <w:jc w:val="center"/>
              <w:rPr/>
            </w:pPr>
            <w:r w:rsidDel="00000000" w:rsidR="00000000" w:rsidRPr="00000000">
              <w:rPr>
                <w:rtl w:val="0"/>
              </w:rPr>
              <w:t xml:space="preserve">33</w:t>
            </w:r>
          </w:p>
        </w:tc>
        <w:tc>
          <w:tcPr>
            <w:tcBorders>
              <w:top w:color="cccccc" w:space="0" w:sz="7" w:val="single"/>
              <w:left w:color="cccccc" w:space="0" w:sz="7" w:val="single"/>
              <w:bottom w:color="cccccc" w:space="0" w:sz="7" w:val="single"/>
              <w:right w:color="cccccc" w:space="0" w:sz="7" w:val="single"/>
            </w:tcBorders>
            <w:shd w:fill="f3f3f3" w:val="clear"/>
            <w:tcMar>
              <w:top w:w="40.0" w:type="dxa"/>
              <w:left w:w="40.0" w:type="dxa"/>
              <w:bottom w:w="40.0" w:type="dxa"/>
              <w:right w:w="40.0" w:type="dxa"/>
            </w:tcMar>
            <w:vAlign w:val="bottom"/>
          </w:tcPr>
          <w:p w:rsidR="00000000" w:rsidDel="00000000" w:rsidP="00000000" w:rsidRDefault="00000000" w:rsidRPr="00000000" w14:paraId="00000109">
            <w:pPr>
              <w:pageBreakBefore w:val="0"/>
              <w:spacing w:line="240" w:lineRule="auto"/>
              <w:ind w:left="90" w:firstLine="0"/>
              <w:rPr/>
            </w:pPr>
            <w:r w:rsidDel="00000000" w:rsidR="00000000" w:rsidRPr="00000000">
              <w:rPr>
                <w:rtl w:val="0"/>
              </w:rPr>
              <w:t xml:space="preserve">Security: Ensure timely implementation of controls through well defined processes &amp; automation</w:t>
            </w:r>
          </w:p>
        </w:tc>
        <w:tc>
          <w:tcPr>
            <w:tcBorders>
              <w:top w:color="cccccc" w:space="0" w:sz="7" w:val="single"/>
              <w:left w:color="cccccc" w:space="0" w:sz="7" w:val="single"/>
              <w:bottom w:color="cccccc" w:space="0" w:sz="7" w:val="single"/>
              <w:right w:color="cccccc" w:space="0" w:sz="7" w:val="single"/>
            </w:tcBorders>
            <w:shd w:fill="f3f3f3" w:val="clear"/>
            <w:tcMar>
              <w:top w:w="40.0" w:type="dxa"/>
              <w:left w:w="40.0" w:type="dxa"/>
              <w:bottom w:w="40.0" w:type="dxa"/>
              <w:right w:w="40.0" w:type="dxa"/>
            </w:tcMar>
            <w:vAlign w:val="bottom"/>
          </w:tcPr>
          <w:p w:rsidR="00000000" w:rsidDel="00000000" w:rsidP="00000000" w:rsidRDefault="00000000" w:rsidRPr="00000000" w14:paraId="0000010A">
            <w:pPr>
              <w:pageBreakBefore w:val="0"/>
              <w:spacing w:line="240" w:lineRule="auto"/>
              <w:ind w:left="90" w:firstLine="0"/>
              <w:rPr/>
            </w:pPr>
            <w:r w:rsidDel="00000000" w:rsidR="00000000" w:rsidRPr="00000000">
              <w:rPr>
                <w:rtl w:val="0"/>
              </w:rPr>
              <w:t xml:space="preserve">Medium</w:t>
            </w:r>
          </w:p>
        </w:tc>
        <w:tc>
          <w:tcPr>
            <w:tcBorders>
              <w:top w:color="cccccc" w:space="0" w:sz="7" w:val="single"/>
              <w:left w:color="cccccc" w:space="0" w:sz="7" w:val="single"/>
              <w:bottom w:color="cccccc" w:space="0" w:sz="7" w:val="single"/>
              <w:right w:color="d9d9d9" w:space="0" w:sz="7" w:val="single"/>
            </w:tcBorders>
            <w:shd w:fill="f3f3f3" w:val="clear"/>
            <w:tcMar>
              <w:top w:w="40.0" w:type="dxa"/>
              <w:left w:w="40.0" w:type="dxa"/>
              <w:bottom w:w="40.0" w:type="dxa"/>
              <w:right w:w="40.0" w:type="dxa"/>
            </w:tcMar>
            <w:vAlign w:val="bottom"/>
          </w:tcPr>
          <w:p w:rsidR="00000000" w:rsidDel="00000000" w:rsidP="00000000" w:rsidRDefault="00000000" w:rsidRPr="00000000" w14:paraId="0000010B">
            <w:pPr>
              <w:pageBreakBefore w:val="0"/>
              <w:spacing w:line="240" w:lineRule="auto"/>
              <w:ind w:left="90" w:firstLine="0"/>
              <w:rPr/>
            </w:pPr>
            <w:r w:rsidDel="00000000" w:rsidR="00000000" w:rsidRPr="00000000">
              <w:rPr>
                <w:rtl w:val="0"/>
              </w:rPr>
              <w:t xml:space="preserve">High</w:t>
            </w:r>
          </w:p>
        </w:tc>
        <w:tc>
          <w:tcPr>
            <w:vMerge w:val="continue"/>
            <w:tcBorders>
              <w:top w:color="d9d9d9" w:space="0" w:sz="7" w:val="single"/>
              <w:left w:color="d9d9d9" w:space="0" w:sz="7" w:val="single"/>
              <w:bottom w:color="d9d9d9" w:space="0" w:sz="7" w:val="single"/>
              <w:right w:color="d9d9d9" w:space="0" w:sz="7" w:val="single"/>
            </w:tcBorders>
            <w:shd w:fill="f3f3f3" w:val="clear"/>
            <w:tcMar>
              <w:top w:w="40.0" w:type="dxa"/>
              <w:left w:w="40.0" w:type="dxa"/>
              <w:bottom w:w="40.0" w:type="dxa"/>
              <w:right w:w="40.0" w:type="dxa"/>
            </w:tcMar>
            <w:vAlign w:val="center"/>
          </w:tcPr>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10D">
      <w:pPr>
        <w:pageBreakBefore w:val="0"/>
        <w:ind w:left="0" w:firstLine="0"/>
        <w:rPr>
          <w:b w:val="1"/>
          <w:u w:val="none"/>
        </w:rPr>
      </w:pPr>
      <w:r w:rsidDel="00000000" w:rsidR="00000000" w:rsidRPr="00000000">
        <w:rPr>
          <w:rtl w:val="0"/>
        </w:rPr>
      </w:r>
    </w:p>
    <w:p w:rsidR="00000000" w:rsidDel="00000000" w:rsidP="00000000" w:rsidRDefault="00000000" w:rsidRPr="00000000" w14:paraId="0000010E">
      <w:pPr>
        <w:pStyle w:val="Heading1"/>
        <w:pageBreakBefore w:val="0"/>
        <w:rPr/>
      </w:pPr>
      <w:bookmarkStart w:colFirst="0" w:colLast="0" w:name="_8eycmxyfp4kf" w:id="10"/>
      <w:bookmarkEnd w:id="10"/>
      <w:r w:rsidDel="00000000" w:rsidR="00000000" w:rsidRPr="00000000">
        <w:br w:type="page"/>
      </w:r>
      <w:r w:rsidDel="00000000" w:rsidR="00000000" w:rsidRPr="00000000">
        <w:rPr>
          <w:rtl w:val="0"/>
        </w:rPr>
      </w:r>
    </w:p>
    <w:p w:rsidR="00000000" w:rsidDel="00000000" w:rsidP="00000000" w:rsidRDefault="00000000" w:rsidRPr="00000000" w14:paraId="0000010F">
      <w:pPr>
        <w:pStyle w:val="Heading1"/>
        <w:pageBreakBefore w:val="0"/>
        <w:rPr>
          <w:color w:val="0b5394"/>
        </w:rPr>
      </w:pPr>
      <w:bookmarkStart w:colFirst="0" w:colLast="0" w:name="_m0axykw4m2p9" w:id="11"/>
      <w:bookmarkEnd w:id="11"/>
      <w:r w:rsidDel="00000000" w:rsidR="00000000" w:rsidRPr="00000000">
        <w:rPr>
          <w:color w:val="0b5394"/>
          <w:rtl w:val="0"/>
        </w:rPr>
        <w:t xml:space="preserve">Tech Stack and Tools</w:t>
      </w:r>
      <w:r w:rsidDel="00000000" w:rsidR="00000000" w:rsidRPr="00000000">
        <w:rPr>
          <w:rtl w:val="0"/>
        </w:rPr>
      </w:r>
    </w:p>
    <w:p w:rsidR="00000000" w:rsidDel="00000000" w:rsidP="00000000" w:rsidRDefault="00000000" w:rsidRPr="00000000" w14:paraId="00000110">
      <w:pPr>
        <w:pageBreakBefore w:val="0"/>
        <w:rPr/>
      </w:pPr>
      <w:r w:rsidDel="00000000" w:rsidR="00000000" w:rsidRPr="00000000">
        <w:rPr>
          <w:shd w:fill="f4cccc" w:val="clear"/>
          <w:rtl w:val="0"/>
        </w:rPr>
        <w:t xml:space="preserve">Highlighted</w:t>
      </w:r>
      <w:r w:rsidDel="00000000" w:rsidR="00000000" w:rsidRPr="00000000">
        <w:rPr>
          <w:rtl w:val="0"/>
        </w:rPr>
        <w:t xml:space="preserve"> rows need immediate attention, as the tool has reached or very close to EOL.</w:t>
      </w:r>
      <w:r w:rsidDel="00000000" w:rsidR="00000000" w:rsidRPr="00000000">
        <w:rPr>
          <w:rtl w:val="0"/>
        </w:rPr>
      </w:r>
    </w:p>
    <w:p w:rsidR="00000000" w:rsidDel="00000000" w:rsidP="00000000" w:rsidRDefault="00000000" w:rsidRPr="00000000" w14:paraId="00000111">
      <w:pPr>
        <w:pageBreakBefore w:val="0"/>
        <w:widowControl w:val="0"/>
        <w:rPr/>
      </w:pPr>
      <w:r w:rsidDel="00000000" w:rsidR="00000000" w:rsidRPr="00000000">
        <w:rPr>
          <w:rtl w:val="0"/>
        </w:rPr>
      </w:r>
    </w:p>
    <w:tbl>
      <w:tblPr>
        <w:tblStyle w:val="Table2"/>
        <w:tblW w:w="10485.0" w:type="dxa"/>
        <w:jc w:val="left"/>
        <w:tblInd w:w="140.0" w:type="pct"/>
        <w:tblBorders>
          <w:top w:color="9e9e9e" w:space="0" w:sz="8" w:val="single"/>
          <w:left w:color="9e9e9e" w:space="0" w:sz="8" w:val="single"/>
          <w:bottom w:color="9e9e9e" w:space="0" w:sz="8" w:val="single"/>
          <w:right w:color="9e9e9e" w:space="0" w:sz="8" w:val="single"/>
          <w:insideH w:color="9e9e9e" w:space="0" w:sz="8" w:val="single"/>
          <w:insideV w:color="9e9e9e" w:space="0" w:sz="8" w:val="single"/>
        </w:tblBorders>
        <w:tblLayout w:type="fixed"/>
        <w:tblLook w:val="0600"/>
      </w:tblPr>
      <w:tblGrid>
        <w:gridCol w:w="2130"/>
        <w:gridCol w:w="1185"/>
        <w:gridCol w:w="3390"/>
        <w:gridCol w:w="3780"/>
        <w:tblGridChange w:id="0">
          <w:tblGrid>
            <w:gridCol w:w="2130"/>
            <w:gridCol w:w="1185"/>
            <w:gridCol w:w="3390"/>
            <w:gridCol w:w="3780"/>
          </w:tblGrid>
        </w:tblGridChange>
      </w:tblGrid>
      <w:tr>
        <w:trPr>
          <w:cantSplit w:val="0"/>
          <w:trHeight w:val="620" w:hRule="atLeast"/>
          <w:tblHeader w:val="0"/>
        </w:trPr>
        <w:tc>
          <w:tcPr>
            <w:tcBorders>
              <w:top w:color="d9d9d9" w:space="0" w:sz="8" w:val="single"/>
              <w:left w:color="d9d9d9" w:space="0" w:sz="8" w:val="single"/>
              <w:bottom w:color="d9d9d9" w:space="0" w:sz="8" w:val="single"/>
              <w:right w:color="d9d9d9" w:space="0" w:sz="8" w:val="single"/>
            </w:tcBorders>
            <w:shd w:fill="0b5394" w:val="clear"/>
            <w:tcMar>
              <w:top w:w="140.0" w:type="dxa"/>
              <w:left w:w="140.0" w:type="dxa"/>
              <w:bottom w:w="140.0" w:type="dxa"/>
              <w:right w:w="140.0" w:type="dxa"/>
            </w:tcMar>
            <w:vAlign w:val="center"/>
          </w:tcPr>
          <w:p w:rsidR="00000000" w:rsidDel="00000000" w:rsidP="00000000" w:rsidRDefault="00000000" w:rsidRPr="00000000" w14:paraId="00000112">
            <w:pPr>
              <w:pageBreakBefore w:val="0"/>
              <w:widowControl w:val="0"/>
              <w:spacing w:line="240" w:lineRule="auto"/>
              <w:jc w:val="center"/>
              <w:rPr>
                <w:b w:val="1"/>
                <w:color w:val="ffffff"/>
              </w:rPr>
            </w:pPr>
            <w:r w:rsidDel="00000000" w:rsidR="00000000" w:rsidRPr="00000000">
              <w:rPr>
                <w:b w:val="1"/>
                <w:color w:val="ffffff"/>
                <w:rtl w:val="0"/>
              </w:rPr>
              <w:t xml:space="preserve">Technology/Tool</w:t>
            </w:r>
          </w:p>
        </w:tc>
        <w:tc>
          <w:tcPr>
            <w:tcBorders>
              <w:top w:color="d9d9d9" w:space="0" w:sz="8" w:val="single"/>
              <w:left w:color="d9d9d9" w:space="0" w:sz="8" w:val="single"/>
              <w:bottom w:color="d9d9d9" w:space="0" w:sz="8" w:val="single"/>
              <w:right w:color="d9d9d9" w:space="0" w:sz="8" w:val="single"/>
            </w:tcBorders>
            <w:shd w:fill="0b5394" w:val="clear"/>
            <w:tcMar>
              <w:top w:w="140.0" w:type="dxa"/>
              <w:left w:w="140.0" w:type="dxa"/>
              <w:bottom w:w="140.0" w:type="dxa"/>
              <w:right w:w="140.0" w:type="dxa"/>
            </w:tcMar>
            <w:vAlign w:val="center"/>
          </w:tcPr>
          <w:p w:rsidR="00000000" w:rsidDel="00000000" w:rsidP="00000000" w:rsidRDefault="00000000" w:rsidRPr="00000000" w14:paraId="00000113">
            <w:pPr>
              <w:pageBreakBefore w:val="0"/>
              <w:widowControl w:val="0"/>
              <w:spacing w:line="240" w:lineRule="auto"/>
              <w:jc w:val="center"/>
              <w:rPr>
                <w:b w:val="1"/>
                <w:color w:val="ffffff"/>
              </w:rPr>
            </w:pPr>
            <w:r w:rsidDel="00000000" w:rsidR="00000000" w:rsidRPr="00000000">
              <w:rPr>
                <w:b w:val="1"/>
                <w:color w:val="ffffff"/>
                <w:rtl w:val="0"/>
              </w:rPr>
              <w:t xml:space="preserve">Version</w:t>
            </w:r>
          </w:p>
        </w:tc>
        <w:tc>
          <w:tcPr>
            <w:tcBorders>
              <w:top w:color="d9d9d9" w:space="0" w:sz="8" w:val="single"/>
              <w:left w:color="d9d9d9" w:space="0" w:sz="8" w:val="single"/>
              <w:bottom w:color="d9d9d9" w:space="0" w:sz="8" w:val="single"/>
              <w:right w:color="d9d9d9" w:space="0" w:sz="8" w:val="single"/>
            </w:tcBorders>
            <w:shd w:fill="0b5394" w:val="clear"/>
            <w:tcMar>
              <w:top w:w="140.0" w:type="dxa"/>
              <w:left w:w="140.0" w:type="dxa"/>
              <w:bottom w:w="140.0" w:type="dxa"/>
              <w:right w:w="140.0" w:type="dxa"/>
            </w:tcMar>
            <w:vAlign w:val="center"/>
          </w:tcPr>
          <w:p w:rsidR="00000000" w:rsidDel="00000000" w:rsidP="00000000" w:rsidRDefault="00000000" w:rsidRPr="00000000" w14:paraId="00000114">
            <w:pPr>
              <w:pageBreakBefore w:val="0"/>
              <w:widowControl w:val="0"/>
              <w:spacing w:line="240" w:lineRule="auto"/>
              <w:jc w:val="center"/>
              <w:rPr>
                <w:b w:val="1"/>
                <w:color w:val="ffffff"/>
              </w:rPr>
            </w:pPr>
            <w:r w:rsidDel="00000000" w:rsidR="00000000" w:rsidRPr="00000000">
              <w:rPr>
                <w:b w:val="1"/>
                <w:color w:val="ffffff"/>
                <w:rtl w:val="0"/>
              </w:rPr>
              <w:t xml:space="preserve">Notes</w:t>
            </w:r>
          </w:p>
        </w:tc>
        <w:tc>
          <w:tcPr>
            <w:tcBorders>
              <w:top w:color="d9d9d9" w:space="0" w:sz="8" w:val="single"/>
              <w:left w:color="d9d9d9" w:space="0" w:sz="8" w:val="single"/>
              <w:bottom w:color="d9d9d9" w:space="0" w:sz="8" w:val="single"/>
              <w:right w:color="d9d9d9" w:space="0" w:sz="8" w:val="single"/>
            </w:tcBorders>
            <w:shd w:fill="0b5394" w:val="clear"/>
            <w:tcMar>
              <w:top w:w="140.0" w:type="dxa"/>
              <w:left w:w="140.0" w:type="dxa"/>
              <w:bottom w:w="140.0" w:type="dxa"/>
              <w:right w:w="140.0" w:type="dxa"/>
            </w:tcMar>
            <w:vAlign w:val="center"/>
          </w:tcPr>
          <w:p w:rsidR="00000000" w:rsidDel="00000000" w:rsidP="00000000" w:rsidRDefault="00000000" w:rsidRPr="00000000" w14:paraId="00000115">
            <w:pPr>
              <w:pageBreakBefore w:val="0"/>
              <w:widowControl w:val="0"/>
              <w:spacing w:line="240" w:lineRule="auto"/>
              <w:jc w:val="center"/>
              <w:rPr>
                <w:b w:val="1"/>
                <w:color w:val="ffffff"/>
              </w:rPr>
            </w:pPr>
            <w:r w:rsidDel="00000000" w:rsidR="00000000" w:rsidRPr="00000000">
              <w:rPr>
                <w:b w:val="1"/>
                <w:color w:val="ffffff"/>
                <w:rtl w:val="0"/>
              </w:rPr>
              <w:t xml:space="preserve">Recommendations</w:t>
            </w:r>
          </w:p>
        </w:tc>
      </w:tr>
      <w:tr>
        <w:trPr>
          <w:cantSplit w:val="0"/>
          <w:trHeight w:val="460" w:hRule="atLeast"/>
          <w:tblHeader w:val="0"/>
        </w:trPr>
        <w:tc>
          <w:tcPr>
            <w:tcBorders>
              <w:top w:color="d9d9d9" w:space="0" w:sz="8" w:val="single"/>
              <w:left w:color="d9d9d9" w:space="0" w:sz="8" w:val="single"/>
              <w:bottom w:color="d9d9d9" w:space="0" w:sz="8" w:val="single"/>
              <w:right w:color="d9d9d9" w:space="0" w:sz="8" w:val="single"/>
            </w:tcBorders>
            <w:shd w:fill="f4cccc" w:val="clear"/>
            <w:tcMar>
              <w:top w:w="140.0" w:type="dxa"/>
              <w:left w:w="140.0" w:type="dxa"/>
              <w:bottom w:w="140.0" w:type="dxa"/>
              <w:right w:w="140.0" w:type="dxa"/>
            </w:tcMar>
            <w:vAlign w:val="top"/>
          </w:tcPr>
          <w:p w:rsidR="00000000" w:rsidDel="00000000" w:rsidP="00000000" w:rsidRDefault="00000000" w:rsidRPr="00000000" w14:paraId="00000116">
            <w:pPr>
              <w:pageBreakBefore w:val="0"/>
              <w:widowControl w:val="0"/>
              <w:spacing w:line="240" w:lineRule="auto"/>
              <w:rPr/>
            </w:pPr>
            <w:r w:rsidDel="00000000" w:rsidR="00000000" w:rsidRPr="00000000">
              <w:rPr>
                <w:rtl w:val="0"/>
              </w:rPr>
              <w:t xml:space="preserve">Angular JS</w:t>
            </w:r>
          </w:p>
        </w:tc>
        <w:tc>
          <w:tcPr>
            <w:tcBorders>
              <w:top w:color="d9d9d9" w:space="0" w:sz="8" w:val="single"/>
              <w:left w:color="d9d9d9" w:space="0" w:sz="8" w:val="single"/>
              <w:bottom w:color="d9d9d9" w:space="0" w:sz="8" w:val="single"/>
              <w:right w:color="d9d9d9" w:space="0" w:sz="8" w:val="single"/>
            </w:tcBorders>
            <w:shd w:fill="f4cccc" w:val="clear"/>
            <w:tcMar>
              <w:top w:w="140.0" w:type="dxa"/>
              <w:left w:w="140.0" w:type="dxa"/>
              <w:bottom w:w="140.0" w:type="dxa"/>
              <w:right w:w="140.0" w:type="dxa"/>
            </w:tcMar>
            <w:vAlign w:val="top"/>
          </w:tcPr>
          <w:p w:rsidR="00000000" w:rsidDel="00000000" w:rsidP="00000000" w:rsidRDefault="00000000" w:rsidRPr="00000000" w14:paraId="00000117">
            <w:pPr>
              <w:pageBreakBefore w:val="0"/>
              <w:widowControl w:val="0"/>
              <w:spacing w:line="240" w:lineRule="auto"/>
              <w:rPr/>
            </w:pPr>
            <w:r w:rsidDel="00000000" w:rsidR="00000000" w:rsidRPr="00000000">
              <w:rPr>
                <w:rtl w:val="0"/>
              </w:rPr>
              <w:t xml:space="preserve">1.x</w:t>
            </w:r>
          </w:p>
        </w:tc>
        <w:tc>
          <w:tcPr>
            <w:tcBorders>
              <w:top w:color="d9d9d9" w:space="0" w:sz="8" w:val="single"/>
              <w:left w:color="d9d9d9" w:space="0" w:sz="8" w:val="single"/>
              <w:bottom w:color="d9d9d9" w:space="0" w:sz="8" w:val="single"/>
              <w:right w:color="d9d9d9" w:space="0" w:sz="8" w:val="single"/>
            </w:tcBorders>
            <w:shd w:fill="f4cccc" w:val="clear"/>
            <w:tcMar>
              <w:top w:w="140.0" w:type="dxa"/>
              <w:left w:w="140.0" w:type="dxa"/>
              <w:bottom w:w="140.0" w:type="dxa"/>
              <w:right w:w="140.0" w:type="dxa"/>
            </w:tcMar>
            <w:vAlign w:val="top"/>
          </w:tcPr>
          <w:p w:rsidR="00000000" w:rsidDel="00000000" w:rsidP="00000000" w:rsidRDefault="00000000" w:rsidRPr="00000000" w14:paraId="00000118">
            <w:pPr>
              <w:pageBreakBefore w:val="0"/>
              <w:widowControl w:val="0"/>
              <w:spacing w:line="240" w:lineRule="auto"/>
              <w:jc w:val="center"/>
              <w:rPr/>
            </w:pPr>
            <w:r w:rsidDel="00000000" w:rsidR="00000000" w:rsidRPr="00000000">
              <w:rPr>
                <w:rtl w:val="0"/>
              </w:rPr>
              <w:t xml:space="preserve">-</w:t>
            </w:r>
          </w:p>
        </w:tc>
        <w:tc>
          <w:tcPr>
            <w:tcBorders>
              <w:top w:color="d9d9d9" w:space="0" w:sz="8" w:val="single"/>
              <w:left w:color="d9d9d9" w:space="0" w:sz="8" w:val="single"/>
              <w:bottom w:color="d9d9d9" w:space="0" w:sz="8" w:val="single"/>
              <w:right w:color="d9d9d9" w:space="0" w:sz="8" w:val="single"/>
            </w:tcBorders>
            <w:shd w:fill="f4cccc" w:val="clear"/>
            <w:tcMar>
              <w:top w:w="140.0" w:type="dxa"/>
              <w:left w:w="140.0" w:type="dxa"/>
              <w:bottom w:w="140.0" w:type="dxa"/>
              <w:right w:w="140.0" w:type="dxa"/>
            </w:tcMar>
            <w:vAlign w:val="top"/>
          </w:tcPr>
          <w:p w:rsidR="00000000" w:rsidDel="00000000" w:rsidP="00000000" w:rsidRDefault="00000000" w:rsidRPr="00000000" w14:paraId="00000119">
            <w:pPr>
              <w:pageBreakBefore w:val="0"/>
              <w:widowControl w:val="0"/>
              <w:spacing w:line="240" w:lineRule="auto"/>
              <w:rPr/>
            </w:pPr>
            <w:r w:rsidDel="00000000" w:rsidR="00000000" w:rsidRPr="00000000">
              <w:rPr>
                <w:rtl w:val="0"/>
              </w:rPr>
              <w:t xml:space="preserve">EOL in December 2021, need to migrate existing functionality to ReactJS UI</w:t>
            </w:r>
          </w:p>
        </w:tc>
      </w:tr>
      <w:tr>
        <w:trPr>
          <w:cantSplit w:val="0"/>
          <w:trHeight w:val="520" w:hRule="atLeast"/>
          <w:tblHeader w:val="0"/>
        </w:trPr>
        <w:tc>
          <w:tcPr>
            <w:tcBorders>
              <w:top w:color="d9d9d9" w:space="0" w:sz="8" w:val="single"/>
              <w:left w:color="d9d9d9" w:space="0" w:sz="8" w:val="single"/>
              <w:bottom w:color="d9d9d9" w:space="0" w:sz="8" w:val="single"/>
              <w:right w:color="d9d9d9" w:space="0" w:sz="8" w:val="single"/>
            </w:tcBorders>
            <w:tcMar>
              <w:top w:w="140.0" w:type="dxa"/>
              <w:left w:w="140.0" w:type="dxa"/>
              <w:bottom w:w="140.0" w:type="dxa"/>
              <w:right w:w="140.0" w:type="dxa"/>
            </w:tcMar>
            <w:vAlign w:val="top"/>
          </w:tcPr>
          <w:p w:rsidR="00000000" w:rsidDel="00000000" w:rsidP="00000000" w:rsidRDefault="00000000" w:rsidRPr="00000000" w14:paraId="0000011A">
            <w:pPr>
              <w:pageBreakBefore w:val="0"/>
              <w:widowControl w:val="0"/>
              <w:spacing w:line="240" w:lineRule="auto"/>
              <w:rPr/>
            </w:pPr>
            <w:r w:rsidDel="00000000" w:rsidR="00000000" w:rsidRPr="00000000">
              <w:rPr>
                <w:rtl w:val="0"/>
              </w:rPr>
              <w:t xml:space="preserve">Bootstrap</w:t>
            </w:r>
          </w:p>
        </w:tc>
        <w:tc>
          <w:tcPr>
            <w:tcBorders>
              <w:top w:color="d9d9d9" w:space="0" w:sz="8" w:val="single"/>
              <w:left w:color="d9d9d9" w:space="0" w:sz="8" w:val="single"/>
              <w:bottom w:color="d9d9d9" w:space="0" w:sz="8" w:val="single"/>
              <w:right w:color="d9d9d9" w:space="0" w:sz="8" w:val="single"/>
            </w:tcBorders>
            <w:tcMar>
              <w:top w:w="140.0" w:type="dxa"/>
              <w:left w:w="140.0" w:type="dxa"/>
              <w:bottom w:w="140.0" w:type="dxa"/>
              <w:right w:w="140.0" w:type="dxa"/>
            </w:tcMar>
            <w:vAlign w:val="top"/>
          </w:tcPr>
          <w:p w:rsidR="00000000" w:rsidDel="00000000" w:rsidP="00000000" w:rsidRDefault="00000000" w:rsidRPr="00000000" w14:paraId="0000011B">
            <w:pPr>
              <w:pageBreakBefore w:val="0"/>
              <w:widowControl w:val="0"/>
              <w:spacing w:line="240" w:lineRule="auto"/>
              <w:rPr/>
            </w:pPr>
            <w:r w:rsidDel="00000000" w:rsidR="00000000" w:rsidRPr="00000000">
              <w:rPr>
                <w:rtl w:val="0"/>
              </w:rPr>
              <w:t xml:space="preserve">4.5.0</w:t>
            </w:r>
          </w:p>
        </w:tc>
        <w:tc>
          <w:tcPr>
            <w:tcBorders>
              <w:top w:color="d9d9d9" w:space="0" w:sz="8" w:val="single"/>
              <w:left w:color="d9d9d9" w:space="0" w:sz="8" w:val="single"/>
              <w:bottom w:color="d9d9d9" w:space="0" w:sz="8" w:val="single"/>
              <w:right w:color="d9d9d9" w:space="0" w:sz="8" w:val="single"/>
            </w:tcBorders>
            <w:tcMar>
              <w:top w:w="140.0" w:type="dxa"/>
              <w:left w:w="140.0" w:type="dxa"/>
              <w:bottom w:w="140.0" w:type="dxa"/>
              <w:right w:w="140.0" w:type="dxa"/>
            </w:tcMar>
            <w:vAlign w:val="top"/>
          </w:tcPr>
          <w:p w:rsidR="00000000" w:rsidDel="00000000" w:rsidP="00000000" w:rsidRDefault="00000000" w:rsidRPr="00000000" w14:paraId="0000011C">
            <w:pPr>
              <w:pageBreakBefore w:val="0"/>
              <w:widowControl w:val="0"/>
              <w:spacing w:line="240" w:lineRule="auto"/>
              <w:rPr/>
            </w:pPr>
            <w:r w:rsidDel="00000000" w:rsidR="00000000" w:rsidRPr="00000000">
              <w:rPr>
                <w:rtl w:val="0"/>
              </w:rPr>
              <w:t xml:space="preserve">It’s the latest version</w:t>
            </w:r>
          </w:p>
        </w:tc>
        <w:tc>
          <w:tcPr>
            <w:tcBorders>
              <w:top w:color="d9d9d9" w:space="0" w:sz="8" w:val="single"/>
              <w:left w:color="d9d9d9" w:space="0" w:sz="8" w:val="single"/>
              <w:bottom w:color="d9d9d9" w:space="0" w:sz="8" w:val="single"/>
              <w:right w:color="d9d9d9" w:space="0" w:sz="8" w:val="single"/>
            </w:tcBorders>
            <w:tcMar>
              <w:top w:w="140.0" w:type="dxa"/>
              <w:left w:w="140.0" w:type="dxa"/>
              <w:bottom w:w="140.0" w:type="dxa"/>
              <w:right w:w="140.0" w:type="dxa"/>
            </w:tcMar>
            <w:vAlign w:val="top"/>
          </w:tcPr>
          <w:p w:rsidR="00000000" w:rsidDel="00000000" w:rsidP="00000000" w:rsidRDefault="00000000" w:rsidRPr="00000000" w14:paraId="0000011D">
            <w:pPr>
              <w:pageBreakBefore w:val="0"/>
              <w:widowControl w:val="0"/>
              <w:spacing w:line="240" w:lineRule="auto"/>
              <w:jc w:val="center"/>
              <w:rPr/>
            </w:pPr>
            <w:r w:rsidDel="00000000" w:rsidR="00000000" w:rsidRPr="00000000">
              <w:rPr>
                <w:rtl w:val="0"/>
              </w:rPr>
              <w:t xml:space="preserve">-</w:t>
            </w:r>
            <w:r w:rsidDel="00000000" w:rsidR="00000000" w:rsidRPr="00000000">
              <w:rPr>
                <w:rtl w:val="0"/>
              </w:rPr>
            </w:r>
          </w:p>
        </w:tc>
      </w:tr>
      <w:tr>
        <w:trPr>
          <w:cantSplit w:val="0"/>
          <w:trHeight w:val="854.19921875" w:hRule="atLeast"/>
          <w:tblHeader w:val="0"/>
        </w:trPr>
        <w:tc>
          <w:tcPr>
            <w:tcBorders>
              <w:top w:color="d9d9d9" w:space="0" w:sz="8" w:val="single"/>
              <w:left w:color="d9d9d9" w:space="0" w:sz="8" w:val="single"/>
              <w:bottom w:color="d9d9d9" w:space="0" w:sz="8" w:val="single"/>
              <w:right w:color="d9d9d9" w:space="0" w:sz="8" w:val="single"/>
            </w:tcBorders>
            <w:tcMar>
              <w:top w:w="140.0" w:type="dxa"/>
              <w:left w:w="140.0" w:type="dxa"/>
              <w:bottom w:w="140.0" w:type="dxa"/>
              <w:right w:w="140.0" w:type="dxa"/>
            </w:tcMar>
            <w:vAlign w:val="top"/>
          </w:tcPr>
          <w:p w:rsidR="00000000" w:rsidDel="00000000" w:rsidP="00000000" w:rsidRDefault="00000000" w:rsidRPr="00000000" w14:paraId="0000011E">
            <w:pPr>
              <w:pageBreakBefore w:val="0"/>
              <w:widowControl w:val="0"/>
              <w:spacing w:line="240" w:lineRule="auto"/>
              <w:rPr/>
            </w:pPr>
            <w:r w:rsidDel="00000000" w:rsidR="00000000" w:rsidRPr="00000000">
              <w:rPr>
                <w:rtl w:val="0"/>
              </w:rPr>
              <w:t xml:space="preserve">Reactstrap</w:t>
            </w:r>
          </w:p>
        </w:tc>
        <w:tc>
          <w:tcPr>
            <w:tcBorders>
              <w:top w:color="d9d9d9" w:space="0" w:sz="8" w:val="single"/>
              <w:left w:color="d9d9d9" w:space="0" w:sz="8" w:val="single"/>
              <w:bottom w:color="d9d9d9" w:space="0" w:sz="8" w:val="single"/>
              <w:right w:color="d9d9d9" w:space="0" w:sz="8" w:val="single"/>
            </w:tcBorders>
            <w:tcMar>
              <w:top w:w="140.0" w:type="dxa"/>
              <w:left w:w="140.0" w:type="dxa"/>
              <w:bottom w:w="140.0" w:type="dxa"/>
              <w:right w:w="140.0" w:type="dxa"/>
            </w:tcMar>
            <w:vAlign w:val="top"/>
          </w:tcPr>
          <w:p w:rsidR="00000000" w:rsidDel="00000000" w:rsidP="00000000" w:rsidRDefault="00000000" w:rsidRPr="00000000" w14:paraId="0000011F">
            <w:pPr>
              <w:pageBreakBefore w:val="0"/>
              <w:widowControl w:val="0"/>
              <w:spacing w:line="240" w:lineRule="auto"/>
              <w:rPr/>
            </w:pPr>
            <w:r w:rsidDel="00000000" w:rsidR="00000000" w:rsidRPr="00000000">
              <w:rPr>
                <w:rtl w:val="0"/>
              </w:rPr>
              <w:t xml:space="preserve">8.7.1</w:t>
            </w:r>
          </w:p>
        </w:tc>
        <w:tc>
          <w:tcPr>
            <w:tcBorders>
              <w:top w:color="d9d9d9" w:space="0" w:sz="8" w:val="single"/>
              <w:left w:color="d9d9d9" w:space="0" w:sz="8" w:val="single"/>
              <w:bottom w:color="d9d9d9" w:space="0" w:sz="8" w:val="single"/>
              <w:right w:color="d9d9d9" w:space="0" w:sz="8" w:val="single"/>
            </w:tcBorders>
            <w:tcMar>
              <w:top w:w="140.0" w:type="dxa"/>
              <w:left w:w="140.0" w:type="dxa"/>
              <w:bottom w:w="140.0" w:type="dxa"/>
              <w:right w:w="140.0" w:type="dxa"/>
            </w:tcMar>
            <w:vAlign w:val="top"/>
          </w:tcPr>
          <w:p w:rsidR="00000000" w:rsidDel="00000000" w:rsidP="00000000" w:rsidRDefault="00000000" w:rsidRPr="00000000" w14:paraId="00000120">
            <w:pPr>
              <w:pageBreakBefore w:val="0"/>
              <w:widowControl w:val="0"/>
              <w:spacing w:line="240" w:lineRule="auto"/>
              <w:rPr/>
            </w:pPr>
            <w:r w:rsidDel="00000000" w:rsidR="00000000" w:rsidRPr="00000000">
              <w:rPr>
                <w:rtl w:val="0"/>
              </w:rPr>
              <w:t xml:space="preserve">This is used as a React UI component framework, latest version</w:t>
            </w:r>
          </w:p>
        </w:tc>
        <w:tc>
          <w:tcPr>
            <w:tcBorders>
              <w:top w:color="d9d9d9" w:space="0" w:sz="8" w:val="single"/>
              <w:left w:color="d9d9d9" w:space="0" w:sz="8" w:val="single"/>
              <w:bottom w:color="d9d9d9" w:space="0" w:sz="8" w:val="single"/>
              <w:right w:color="d9d9d9" w:space="0" w:sz="8" w:val="single"/>
            </w:tcBorders>
            <w:tcMar>
              <w:top w:w="140.0" w:type="dxa"/>
              <w:left w:w="140.0" w:type="dxa"/>
              <w:bottom w:w="140.0" w:type="dxa"/>
              <w:right w:w="140.0" w:type="dxa"/>
            </w:tcMar>
            <w:vAlign w:val="top"/>
          </w:tcPr>
          <w:p w:rsidR="00000000" w:rsidDel="00000000" w:rsidP="00000000" w:rsidRDefault="00000000" w:rsidRPr="00000000" w14:paraId="00000121">
            <w:pPr>
              <w:pageBreakBefore w:val="0"/>
              <w:widowControl w:val="0"/>
              <w:spacing w:line="240" w:lineRule="auto"/>
              <w:rPr/>
            </w:pPr>
            <w:r w:rsidDel="00000000" w:rsidR="00000000" w:rsidRPr="00000000">
              <w:rPr>
                <w:rtl w:val="0"/>
              </w:rPr>
              <w:t xml:space="preserve">Try and eliminate Reactstrap if possible, most of the UI styling work could be done using bootstrap + SCSS</w:t>
            </w:r>
          </w:p>
        </w:tc>
      </w:tr>
      <w:tr>
        <w:trPr>
          <w:cantSplit w:val="0"/>
          <w:trHeight w:val="440" w:hRule="atLeast"/>
          <w:tblHeader w:val="0"/>
        </w:trPr>
        <w:tc>
          <w:tcPr>
            <w:tcBorders>
              <w:top w:color="d9d9d9" w:space="0" w:sz="8" w:val="single"/>
              <w:left w:color="d9d9d9" w:space="0" w:sz="8" w:val="single"/>
              <w:bottom w:color="d9d9d9" w:space="0" w:sz="8" w:val="single"/>
              <w:right w:color="d9d9d9" w:space="0" w:sz="8" w:val="single"/>
            </w:tcBorders>
            <w:tcMar>
              <w:top w:w="140.0" w:type="dxa"/>
              <w:left w:w="140.0" w:type="dxa"/>
              <w:bottom w:w="140.0" w:type="dxa"/>
              <w:right w:w="140.0" w:type="dxa"/>
            </w:tcMar>
            <w:vAlign w:val="top"/>
          </w:tcPr>
          <w:p w:rsidR="00000000" w:rsidDel="00000000" w:rsidP="00000000" w:rsidRDefault="00000000" w:rsidRPr="00000000" w14:paraId="00000122">
            <w:pPr>
              <w:pageBreakBefore w:val="0"/>
              <w:widowControl w:val="0"/>
              <w:spacing w:line="240" w:lineRule="auto"/>
              <w:rPr/>
            </w:pPr>
            <w:r w:rsidDel="00000000" w:rsidR="00000000" w:rsidRPr="00000000">
              <w:rPr>
                <w:rtl w:val="0"/>
              </w:rPr>
              <w:t xml:space="preserve">ReactJS (via Create React App)</w:t>
            </w:r>
          </w:p>
        </w:tc>
        <w:tc>
          <w:tcPr>
            <w:tcBorders>
              <w:top w:color="d9d9d9" w:space="0" w:sz="8" w:val="single"/>
              <w:left w:color="d9d9d9" w:space="0" w:sz="8" w:val="single"/>
              <w:bottom w:color="d9d9d9" w:space="0" w:sz="8" w:val="single"/>
              <w:right w:color="d9d9d9" w:space="0" w:sz="8" w:val="single"/>
            </w:tcBorders>
            <w:tcMar>
              <w:top w:w="140.0" w:type="dxa"/>
              <w:left w:w="140.0" w:type="dxa"/>
              <w:bottom w:w="140.0" w:type="dxa"/>
              <w:right w:w="140.0" w:type="dxa"/>
            </w:tcMar>
            <w:vAlign w:val="top"/>
          </w:tcPr>
          <w:p w:rsidR="00000000" w:rsidDel="00000000" w:rsidP="00000000" w:rsidRDefault="00000000" w:rsidRPr="00000000" w14:paraId="00000123">
            <w:pPr>
              <w:pageBreakBefore w:val="0"/>
              <w:widowControl w:val="0"/>
              <w:spacing w:line="240" w:lineRule="auto"/>
              <w:rPr/>
            </w:pPr>
            <w:r w:rsidDel="00000000" w:rsidR="00000000" w:rsidRPr="00000000">
              <w:rPr>
                <w:rtl w:val="0"/>
              </w:rPr>
              <w:t xml:space="preserve">16.13.1</w:t>
            </w:r>
          </w:p>
        </w:tc>
        <w:tc>
          <w:tcPr>
            <w:tcBorders>
              <w:top w:color="d9d9d9" w:space="0" w:sz="8" w:val="single"/>
              <w:left w:color="d9d9d9" w:space="0" w:sz="8" w:val="single"/>
              <w:bottom w:color="d9d9d9" w:space="0" w:sz="8" w:val="single"/>
              <w:right w:color="d9d9d9" w:space="0" w:sz="8" w:val="single"/>
            </w:tcBorders>
            <w:tcMar>
              <w:top w:w="140.0" w:type="dxa"/>
              <w:left w:w="140.0" w:type="dxa"/>
              <w:bottom w:w="140.0" w:type="dxa"/>
              <w:right w:w="140.0" w:type="dxa"/>
            </w:tcMar>
            <w:vAlign w:val="top"/>
          </w:tcPr>
          <w:p w:rsidR="00000000" w:rsidDel="00000000" w:rsidP="00000000" w:rsidRDefault="00000000" w:rsidRPr="00000000" w14:paraId="00000124">
            <w:pPr>
              <w:pageBreakBefore w:val="0"/>
              <w:widowControl w:val="0"/>
              <w:spacing w:line="240" w:lineRule="auto"/>
              <w:rPr/>
            </w:pPr>
            <w:r w:rsidDel="00000000" w:rsidR="00000000" w:rsidRPr="00000000">
              <w:rPr>
                <w:rtl w:val="0"/>
              </w:rPr>
              <w:t xml:space="preserve">ReactJS is latest version</w:t>
            </w:r>
          </w:p>
        </w:tc>
        <w:tc>
          <w:tcPr>
            <w:tcBorders>
              <w:top w:color="d9d9d9" w:space="0" w:sz="8" w:val="single"/>
              <w:left w:color="d9d9d9" w:space="0" w:sz="8" w:val="single"/>
              <w:bottom w:color="d9d9d9" w:space="0" w:sz="8" w:val="single"/>
              <w:right w:color="d9d9d9" w:space="0" w:sz="8" w:val="single"/>
            </w:tcBorders>
            <w:tcMar>
              <w:top w:w="140.0" w:type="dxa"/>
              <w:left w:w="140.0" w:type="dxa"/>
              <w:bottom w:w="140.0" w:type="dxa"/>
              <w:right w:w="140.0" w:type="dxa"/>
            </w:tcMar>
            <w:vAlign w:val="top"/>
          </w:tcPr>
          <w:p w:rsidR="00000000" w:rsidDel="00000000" w:rsidP="00000000" w:rsidRDefault="00000000" w:rsidRPr="00000000" w14:paraId="00000125">
            <w:pPr>
              <w:pageBreakBefore w:val="0"/>
              <w:widowControl w:val="0"/>
              <w:spacing w:line="240" w:lineRule="auto"/>
              <w:jc w:val="center"/>
              <w:rPr/>
            </w:pPr>
            <w:r w:rsidDel="00000000" w:rsidR="00000000" w:rsidRPr="00000000">
              <w:rPr>
                <w:rtl w:val="0"/>
              </w:rPr>
              <w:t xml:space="preserve">-</w:t>
            </w:r>
          </w:p>
        </w:tc>
      </w:tr>
      <w:tr>
        <w:trPr>
          <w:cantSplit w:val="0"/>
          <w:trHeight w:val="440" w:hRule="atLeast"/>
          <w:tblHeader w:val="0"/>
        </w:trPr>
        <w:tc>
          <w:tcPr>
            <w:tcBorders>
              <w:top w:color="d9d9d9" w:space="0" w:sz="8" w:val="single"/>
              <w:left w:color="d9d9d9" w:space="0" w:sz="8" w:val="single"/>
              <w:bottom w:color="d9d9d9" w:space="0" w:sz="8" w:val="single"/>
              <w:right w:color="d9d9d9" w:space="0" w:sz="8" w:val="single"/>
            </w:tcBorders>
            <w:tcMar>
              <w:top w:w="140.0" w:type="dxa"/>
              <w:left w:w="140.0" w:type="dxa"/>
              <w:bottom w:w="140.0" w:type="dxa"/>
              <w:right w:w="140.0" w:type="dxa"/>
            </w:tcMar>
            <w:vAlign w:val="top"/>
          </w:tcPr>
          <w:p w:rsidR="00000000" w:rsidDel="00000000" w:rsidP="00000000" w:rsidRDefault="00000000" w:rsidRPr="00000000" w14:paraId="00000126">
            <w:pPr>
              <w:pageBreakBefore w:val="0"/>
              <w:widowControl w:val="0"/>
              <w:spacing w:line="240" w:lineRule="auto"/>
              <w:rPr/>
            </w:pPr>
            <w:r w:rsidDel="00000000" w:rsidR="00000000" w:rsidRPr="00000000">
              <w:rPr>
                <w:rtl w:val="0"/>
              </w:rPr>
              <w:t xml:space="preserve">JQuery</w:t>
            </w:r>
          </w:p>
        </w:tc>
        <w:tc>
          <w:tcPr>
            <w:tcBorders>
              <w:top w:color="d9d9d9" w:space="0" w:sz="8" w:val="single"/>
              <w:left w:color="d9d9d9" w:space="0" w:sz="8" w:val="single"/>
              <w:bottom w:color="d9d9d9" w:space="0" w:sz="8" w:val="single"/>
              <w:right w:color="d9d9d9" w:space="0" w:sz="8" w:val="single"/>
            </w:tcBorders>
            <w:tcMar>
              <w:top w:w="140.0" w:type="dxa"/>
              <w:left w:w="140.0" w:type="dxa"/>
              <w:bottom w:w="140.0" w:type="dxa"/>
              <w:right w:w="140.0" w:type="dxa"/>
            </w:tcMar>
            <w:vAlign w:val="top"/>
          </w:tcPr>
          <w:p w:rsidR="00000000" w:rsidDel="00000000" w:rsidP="00000000" w:rsidRDefault="00000000" w:rsidRPr="00000000" w14:paraId="00000127">
            <w:pPr>
              <w:pageBreakBefore w:val="0"/>
              <w:widowControl w:val="0"/>
              <w:spacing w:line="240" w:lineRule="auto"/>
              <w:rPr/>
            </w:pPr>
            <w:r w:rsidDel="00000000" w:rsidR="00000000" w:rsidRPr="00000000">
              <w:rPr>
                <w:rtl w:val="0"/>
              </w:rPr>
              <w:t xml:space="preserve">3.3.1</w:t>
            </w:r>
          </w:p>
        </w:tc>
        <w:tc>
          <w:tcPr>
            <w:tcBorders>
              <w:top w:color="d9d9d9" w:space="0" w:sz="8" w:val="single"/>
              <w:left w:color="d9d9d9" w:space="0" w:sz="8" w:val="single"/>
              <w:bottom w:color="d9d9d9" w:space="0" w:sz="8" w:val="single"/>
              <w:right w:color="d9d9d9" w:space="0" w:sz="8" w:val="single"/>
            </w:tcBorders>
            <w:tcMar>
              <w:top w:w="140.0" w:type="dxa"/>
              <w:left w:w="140.0" w:type="dxa"/>
              <w:bottom w:w="140.0" w:type="dxa"/>
              <w:right w:w="140.0" w:type="dxa"/>
            </w:tcMar>
            <w:vAlign w:val="top"/>
          </w:tcPr>
          <w:p w:rsidR="00000000" w:rsidDel="00000000" w:rsidP="00000000" w:rsidRDefault="00000000" w:rsidRPr="00000000" w14:paraId="00000128">
            <w:pPr>
              <w:pageBreakBefore w:val="0"/>
              <w:widowControl w:val="0"/>
              <w:spacing w:line="240" w:lineRule="auto"/>
              <w:jc w:val="center"/>
              <w:rPr/>
            </w:pPr>
            <w:r w:rsidDel="00000000" w:rsidR="00000000" w:rsidRPr="00000000">
              <w:rPr>
                <w:rtl w:val="0"/>
              </w:rPr>
              <w:t xml:space="preserve">-</w:t>
            </w:r>
          </w:p>
        </w:tc>
        <w:tc>
          <w:tcPr>
            <w:tcBorders>
              <w:top w:color="d9d9d9" w:space="0" w:sz="8" w:val="single"/>
              <w:left w:color="d9d9d9" w:space="0" w:sz="8" w:val="single"/>
              <w:bottom w:color="d9d9d9" w:space="0" w:sz="8" w:val="single"/>
              <w:right w:color="d9d9d9" w:space="0" w:sz="8" w:val="single"/>
            </w:tcBorders>
            <w:tcMar>
              <w:top w:w="140.0" w:type="dxa"/>
              <w:left w:w="140.0" w:type="dxa"/>
              <w:bottom w:w="140.0" w:type="dxa"/>
              <w:right w:w="140.0" w:type="dxa"/>
            </w:tcMar>
            <w:vAlign w:val="top"/>
          </w:tcPr>
          <w:p w:rsidR="00000000" w:rsidDel="00000000" w:rsidP="00000000" w:rsidRDefault="00000000" w:rsidRPr="00000000" w14:paraId="00000129">
            <w:pPr>
              <w:pageBreakBefore w:val="0"/>
              <w:widowControl w:val="0"/>
              <w:spacing w:line="240" w:lineRule="auto"/>
              <w:rPr/>
            </w:pPr>
            <w:r w:rsidDel="00000000" w:rsidR="00000000" w:rsidRPr="00000000">
              <w:rPr>
                <w:rtl w:val="0"/>
              </w:rPr>
              <w:t xml:space="preserve">Ideally there shouldn’t be a need for jquery in a ReactJS project, it’s best if avoided.</w:t>
            </w:r>
          </w:p>
        </w:tc>
      </w:tr>
      <w:tr>
        <w:trPr>
          <w:cantSplit w:val="0"/>
          <w:trHeight w:val="440" w:hRule="atLeast"/>
          <w:tblHeader w:val="0"/>
        </w:trPr>
        <w:tc>
          <w:tcPr>
            <w:tcBorders>
              <w:top w:color="d9d9d9" w:space="0" w:sz="8" w:val="single"/>
              <w:left w:color="d9d9d9" w:space="0" w:sz="8" w:val="single"/>
              <w:bottom w:color="d9d9d9" w:space="0" w:sz="8" w:val="single"/>
              <w:right w:color="d9d9d9" w:space="0" w:sz="8" w:val="single"/>
            </w:tcBorders>
            <w:tcMar>
              <w:top w:w="140.0" w:type="dxa"/>
              <w:left w:w="140.0" w:type="dxa"/>
              <w:bottom w:w="140.0" w:type="dxa"/>
              <w:right w:w="140.0" w:type="dxa"/>
            </w:tcMar>
            <w:vAlign w:val="top"/>
          </w:tcPr>
          <w:p w:rsidR="00000000" w:rsidDel="00000000" w:rsidP="00000000" w:rsidRDefault="00000000" w:rsidRPr="00000000" w14:paraId="0000012A">
            <w:pPr>
              <w:pageBreakBefore w:val="0"/>
              <w:widowControl w:val="0"/>
              <w:spacing w:line="240" w:lineRule="auto"/>
              <w:rPr/>
            </w:pPr>
            <w:r w:rsidDel="00000000" w:rsidR="00000000" w:rsidRPr="00000000">
              <w:rPr>
                <w:rtl w:val="0"/>
              </w:rPr>
              <w:t xml:space="preserve">Nivo</w:t>
            </w:r>
          </w:p>
        </w:tc>
        <w:tc>
          <w:tcPr>
            <w:tcBorders>
              <w:top w:color="d9d9d9" w:space="0" w:sz="8" w:val="single"/>
              <w:left w:color="d9d9d9" w:space="0" w:sz="8" w:val="single"/>
              <w:bottom w:color="d9d9d9" w:space="0" w:sz="8" w:val="single"/>
              <w:right w:color="d9d9d9" w:space="0" w:sz="8" w:val="single"/>
            </w:tcBorders>
            <w:tcMar>
              <w:top w:w="140.0" w:type="dxa"/>
              <w:left w:w="140.0" w:type="dxa"/>
              <w:bottom w:w="140.0" w:type="dxa"/>
              <w:right w:w="140.0" w:type="dxa"/>
            </w:tcMar>
            <w:vAlign w:val="top"/>
          </w:tcPr>
          <w:p w:rsidR="00000000" w:rsidDel="00000000" w:rsidP="00000000" w:rsidRDefault="00000000" w:rsidRPr="00000000" w14:paraId="0000012B">
            <w:pPr>
              <w:pageBreakBefore w:val="0"/>
              <w:widowControl w:val="0"/>
              <w:spacing w:line="240" w:lineRule="auto"/>
              <w:rPr/>
            </w:pPr>
            <w:r w:rsidDel="00000000" w:rsidR="00000000" w:rsidRPr="00000000">
              <w:rPr>
                <w:rtl w:val="0"/>
              </w:rPr>
              <w:t xml:space="preserve">0.67.0</w:t>
            </w:r>
          </w:p>
        </w:tc>
        <w:tc>
          <w:tcPr>
            <w:tcBorders>
              <w:top w:color="d9d9d9" w:space="0" w:sz="8" w:val="single"/>
              <w:left w:color="d9d9d9" w:space="0" w:sz="8" w:val="single"/>
              <w:bottom w:color="d9d9d9" w:space="0" w:sz="8" w:val="single"/>
              <w:right w:color="d9d9d9" w:space="0" w:sz="8" w:val="single"/>
            </w:tcBorders>
            <w:tcMar>
              <w:top w:w="140.0" w:type="dxa"/>
              <w:left w:w="140.0" w:type="dxa"/>
              <w:bottom w:w="140.0" w:type="dxa"/>
              <w:right w:w="140.0" w:type="dxa"/>
            </w:tcMar>
            <w:vAlign w:val="top"/>
          </w:tcPr>
          <w:p w:rsidR="00000000" w:rsidDel="00000000" w:rsidP="00000000" w:rsidRDefault="00000000" w:rsidRPr="00000000" w14:paraId="0000012C">
            <w:pPr>
              <w:pageBreakBefore w:val="0"/>
              <w:widowControl w:val="0"/>
              <w:spacing w:line="240" w:lineRule="auto"/>
              <w:rPr/>
            </w:pPr>
            <w:r w:rsidDel="00000000" w:rsidR="00000000" w:rsidRPr="00000000">
              <w:rPr>
                <w:rtl w:val="0"/>
              </w:rPr>
              <w:t xml:space="preserve">Abstraction (components library) on top of the existing D3JS charts library for ReactJS </w:t>
            </w:r>
          </w:p>
        </w:tc>
        <w:tc>
          <w:tcPr>
            <w:tcBorders>
              <w:top w:color="d9d9d9" w:space="0" w:sz="8" w:val="single"/>
              <w:left w:color="d9d9d9" w:space="0" w:sz="8" w:val="single"/>
              <w:bottom w:color="d9d9d9" w:space="0" w:sz="8" w:val="single"/>
              <w:right w:color="d9d9d9" w:space="0" w:sz="8" w:val="single"/>
            </w:tcBorders>
            <w:tcMar>
              <w:top w:w="140.0" w:type="dxa"/>
              <w:left w:w="140.0" w:type="dxa"/>
              <w:bottom w:w="140.0" w:type="dxa"/>
              <w:right w:w="140.0" w:type="dxa"/>
            </w:tcMar>
            <w:vAlign w:val="top"/>
          </w:tcPr>
          <w:p w:rsidR="00000000" w:rsidDel="00000000" w:rsidP="00000000" w:rsidRDefault="00000000" w:rsidRPr="00000000" w14:paraId="0000012D">
            <w:pPr>
              <w:pageBreakBefore w:val="0"/>
              <w:widowControl w:val="0"/>
              <w:spacing w:line="240" w:lineRule="auto"/>
              <w:jc w:val="center"/>
              <w:rPr/>
            </w:pPr>
            <w:r w:rsidDel="00000000" w:rsidR="00000000" w:rsidRPr="00000000">
              <w:rPr>
                <w:rtl w:val="0"/>
              </w:rPr>
              <w:t xml:space="preserve">-</w:t>
            </w:r>
          </w:p>
        </w:tc>
      </w:tr>
      <w:tr>
        <w:trPr>
          <w:cantSplit w:val="0"/>
          <w:trHeight w:val="420" w:hRule="atLeast"/>
          <w:tblHeader w:val="0"/>
        </w:trPr>
        <w:tc>
          <w:tcPr>
            <w:tcBorders>
              <w:top w:color="d9d9d9" w:space="0" w:sz="8" w:val="single"/>
              <w:left w:color="d9d9d9" w:space="0" w:sz="8" w:val="single"/>
              <w:bottom w:color="d9d9d9" w:space="0" w:sz="8" w:val="single"/>
              <w:right w:color="d9d9d9" w:space="0" w:sz="8" w:val="single"/>
            </w:tcBorders>
            <w:tcMar>
              <w:top w:w="140.0" w:type="dxa"/>
              <w:left w:w="140.0" w:type="dxa"/>
              <w:bottom w:w="140.0" w:type="dxa"/>
              <w:right w:w="140.0" w:type="dxa"/>
            </w:tcMar>
            <w:vAlign w:val="top"/>
          </w:tcPr>
          <w:p w:rsidR="00000000" w:rsidDel="00000000" w:rsidP="00000000" w:rsidRDefault="00000000" w:rsidRPr="00000000" w14:paraId="0000012E">
            <w:pPr>
              <w:pageBreakBefore w:val="0"/>
              <w:widowControl w:val="0"/>
              <w:spacing w:line="240" w:lineRule="auto"/>
              <w:rPr/>
            </w:pPr>
            <w:r w:rsidDel="00000000" w:rsidR="00000000" w:rsidRPr="00000000">
              <w:rPr>
                <w:rtl w:val="0"/>
              </w:rPr>
              <w:t xml:space="preserve">Froala Editor</w:t>
            </w:r>
          </w:p>
        </w:tc>
        <w:tc>
          <w:tcPr>
            <w:tcBorders>
              <w:top w:color="d9d9d9" w:space="0" w:sz="8" w:val="single"/>
              <w:left w:color="d9d9d9" w:space="0" w:sz="8" w:val="single"/>
              <w:bottom w:color="d9d9d9" w:space="0" w:sz="8" w:val="single"/>
              <w:right w:color="d9d9d9" w:space="0" w:sz="8" w:val="single"/>
            </w:tcBorders>
            <w:tcMar>
              <w:top w:w="140.0" w:type="dxa"/>
              <w:left w:w="140.0" w:type="dxa"/>
              <w:bottom w:w="140.0" w:type="dxa"/>
              <w:right w:w="140.0" w:type="dxa"/>
            </w:tcMar>
            <w:vAlign w:val="top"/>
          </w:tcPr>
          <w:p w:rsidR="00000000" w:rsidDel="00000000" w:rsidP="00000000" w:rsidRDefault="00000000" w:rsidRPr="00000000" w14:paraId="0000012F">
            <w:pPr>
              <w:pageBreakBefore w:val="0"/>
              <w:widowControl w:val="0"/>
              <w:spacing w:line="240" w:lineRule="auto"/>
              <w:rPr/>
            </w:pPr>
            <w:r w:rsidDel="00000000" w:rsidR="00000000" w:rsidRPr="00000000">
              <w:rPr>
                <w:rtl w:val="0"/>
              </w:rPr>
              <w:t xml:space="preserve">3.1.0</w:t>
            </w:r>
          </w:p>
        </w:tc>
        <w:tc>
          <w:tcPr>
            <w:tcBorders>
              <w:top w:color="d9d9d9" w:space="0" w:sz="8" w:val="single"/>
              <w:left w:color="d9d9d9" w:space="0" w:sz="8" w:val="single"/>
              <w:bottom w:color="d9d9d9" w:space="0" w:sz="8" w:val="single"/>
              <w:right w:color="d9d9d9" w:space="0" w:sz="8" w:val="single"/>
            </w:tcBorders>
            <w:tcMar>
              <w:top w:w="140.0" w:type="dxa"/>
              <w:left w:w="140.0" w:type="dxa"/>
              <w:bottom w:w="140.0" w:type="dxa"/>
              <w:right w:w="140.0" w:type="dxa"/>
            </w:tcMar>
            <w:vAlign w:val="top"/>
          </w:tcPr>
          <w:p w:rsidR="00000000" w:rsidDel="00000000" w:rsidP="00000000" w:rsidRDefault="00000000" w:rsidRPr="00000000" w14:paraId="00000130">
            <w:pPr>
              <w:pageBreakBefore w:val="0"/>
              <w:widowControl w:val="0"/>
              <w:spacing w:line="240" w:lineRule="auto"/>
              <w:rPr/>
            </w:pPr>
            <w:r w:rsidDel="00000000" w:rsidR="00000000" w:rsidRPr="00000000">
              <w:rPr>
                <w:rtl w:val="0"/>
              </w:rPr>
              <w:t xml:space="preserve">Released on  Jan 2020</w:t>
            </w:r>
          </w:p>
        </w:tc>
        <w:tc>
          <w:tcPr>
            <w:tcBorders>
              <w:top w:color="d9d9d9" w:space="0" w:sz="8" w:val="single"/>
              <w:left w:color="d9d9d9" w:space="0" w:sz="8" w:val="single"/>
              <w:bottom w:color="d9d9d9" w:space="0" w:sz="8" w:val="single"/>
              <w:right w:color="d9d9d9" w:space="0" w:sz="8" w:val="single"/>
            </w:tcBorders>
            <w:tcMar>
              <w:top w:w="140.0" w:type="dxa"/>
              <w:left w:w="140.0" w:type="dxa"/>
              <w:bottom w:w="140.0" w:type="dxa"/>
              <w:right w:w="140.0" w:type="dxa"/>
            </w:tcMar>
            <w:vAlign w:val="top"/>
          </w:tcPr>
          <w:p w:rsidR="00000000" w:rsidDel="00000000" w:rsidP="00000000" w:rsidRDefault="00000000" w:rsidRPr="00000000" w14:paraId="00000131">
            <w:pPr>
              <w:pageBreakBefore w:val="0"/>
              <w:widowControl w:val="0"/>
              <w:spacing w:line="240" w:lineRule="auto"/>
              <w:jc w:val="center"/>
              <w:rPr/>
            </w:pPr>
            <w:r w:rsidDel="00000000" w:rsidR="00000000" w:rsidRPr="00000000">
              <w:rPr>
                <w:rtl w:val="0"/>
              </w:rPr>
              <w:t xml:space="preserve">-</w:t>
            </w:r>
          </w:p>
        </w:tc>
      </w:tr>
      <w:tr>
        <w:trPr>
          <w:cantSplit w:val="0"/>
          <w:trHeight w:val="400" w:hRule="atLeast"/>
          <w:tblHeader w:val="0"/>
        </w:trPr>
        <w:tc>
          <w:tcPr>
            <w:tcBorders>
              <w:top w:color="d9d9d9" w:space="0" w:sz="8" w:val="single"/>
              <w:left w:color="d9d9d9" w:space="0" w:sz="8" w:val="single"/>
              <w:bottom w:color="d9d9d9" w:space="0" w:sz="8" w:val="single"/>
              <w:right w:color="d9d9d9" w:space="0" w:sz="8" w:val="single"/>
            </w:tcBorders>
            <w:tcMar>
              <w:top w:w="140.0" w:type="dxa"/>
              <w:left w:w="140.0" w:type="dxa"/>
              <w:bottom w:w="140.0" w:type="dxa"/>
              <w:right w:w="140.0" w:type="dxa"/>
            </w:tcMar>
            <w:vAlign w:val="top"/>
          </w:tcPr>
          <w:p w:rsidR="00000000" w:rsidDel="00000000" w:rsidP="00000000" w:rsidRDefault="00000000" w:rsidRPr="00000000" w14:paraId="00000132">
            <w:pPr>
              <w:pageBreakBefore w:val="0"/>
              <w:widowControl w:val="0"/>
              <w:spacing w:line="240" w:lineRule="auto"/>
              <w:rPr/>
            </w:pPr>
            <w:r w:rsidDel="00000000" w:rsidR="00000000" w:rsidRPr="00000000">
              <w:rPr>
                <w:rtl w:val="0"/>
              </w:rPr>
              <w:t xml:space="preserve">Open JDK</w:t>
            </w:r>
          </w:p>
        </w:tc>
        <w:tc>
          <w:tcPr>
            <w:tcBorders>
              <w:top w:color="d9d9d9" w:space="0" w:sz="8" w:val="single"/>
              <w:left w:color="d9d9d9" w:space="0" w:sz="8" w:val="single"/>
              <w:bottom w:color="d9d9d9" w:space="0" w:sz="8" w:val="single"/>
              <w:right w:color="d9d9d9" w:space="0" w:sz="8" w:val="single"/>
            </w:tcBorders>
            <w:tcMar>
              <w:top w:w="140.0" w:type="dxa"/>
              <w:left w:w="140.0" w:type="dxa"/>
              <w:bottom w:w="140.0" w:type="dxa"/>
              <w:right w:w="140.0" w:type="dxa"/>
            </w:tcMar>
            <w:vAlign w:val="top"/>
          </w:tcPr>
          <w:p w:rsidR="00000000" w:rsidDel="00000000" w:rsidP="00000000" w:rsidRDefault="00000000" w:rsidRPr="00000000" w14:paraId="00000133">
            <w:pPr>
              <w:pageBreakBefore w:val="0"/>
              <w:widowControl w:val="0"/>
              <w:spacing w:line="240" w:lineRule="auto"/>
              <w:rPr/>
            </w:pPr>
            <w:r w:rsidDel="00000000" w:rsidR="00000000" w:rsidRPr="00000000">
              <w:rPr>
                <w:rtl w:val="0"/>
              </w:rPr>
              <w:t xml:space="preserve">11.0</w:t>
            </w:r>
          </w:p>
        </w:tc>
        <w:tc>
          <w:tcPr>
            <w:tcBorders>
              <w:top w:color="d9d9d9" w:space="0" w:sz="8" w:val="single"/>
              <w:left w:color="d9d9d9" w:space="0" w:sz="8" w:val="single"/>
              <w:bottom w:color="d9d9d9" w:space="0" w:sz="8" w:val="single"/>
              <w:right w:color="d9d9d9" w:space="0" w:sz="8" w:val="single"/>
            </w:tcBorders>
            <w:tcMar>
              <w:top w:w="140.0" w:type="dxa"/>
              <w:left w:w="140.0" w:type="dxa"/>
              <w:bottom w:w="140.0" w:type="dxa"/>
              <w:right w:w="140.0" w:type="dxa"/>
            </w:tcMar>
            <w:vAlign w:val="top"/>
          </w:tcPr>
          <w:p w:rsidR="00000000" w:rsidDel="00000000" w:rsidP="00000000" w:rsidRDefault="00000000" w:rsidRPr="00000000" w14:paraId="00000134">
            <w:pPr>
              <w:pageBreakBefore w:val="0"/>
              <w:widowControl w:val="0"/>
              <w:spacing w:line="240" w:lineRule="auto"/>
              <w:rPr/>
            </w:pPr>
            <w:r w:rsidDel="00000000" w:rsidR="00000000" w:rsidRPr="00000000">
              <w:rPr>
                <w:rtl w:val="0"/>
              </w:rPr>
              <w:t xml:space="preserve">Released on Sep 2018</w:t>
            </w:r>
          </w:p>
        </w:tc>
        <w:tc>
          <w:tcPr>
            <w:tcBorders>
              <w:top w:color="d9d9d9" w:space="0" w:sz="8" w:val="single"/>
              <w:left w:color="d9d9d9" w:space="0" w:sz="8" w:val="single"/>
              <w:bottom w:color="d9d9d9" w:space="0" w:sz="8" w:val="single"/>
              <w:right w:color="d9d9d9" w:space="0" w:sz="8" w:val="single"/>
            </w:tcBorders>
            <w:tcMar>
              <w:top w:w="140.0" w:type="dxa"/>
              <w:left w:w="140.0" w:type="dxa"/>
              <w:bottom w:w="140.0" w:type="dxa"/>
              <w:right w:w="140.0" w:type="dxa"/>
            </w:tcMar>
            <w:vAlign w:val="top"/>
          </w:tcPr>
          <w:p w:rsidR="00000000" w:rsidDel="00000000" w:rsidP="00000000" w:rsidRDefault="00000000" w:rsidRPr="00000000" w14:paraId="00000135">
            <w:pPr>
              <w:pageBreakBefore w:val="0"/>
              <w:widowControl w:val="0"/>
              <w:spacing w:line="240" w:lineRule="auto"/>
              <w:rPr/>
            </w:pPr>
            <w:r w:rsidDel="00000000" w:rsidR="00000000" w:rsidRPr="00000000">
              <w:rPr>
                <w:rtl w:val="0"/>
              </w:rPr>
              <w:t xml:space="preserve">Supported till October 2024</w:t>
            </w:r>
          </w:p>
        </w:tc>
      </w:tr>
      <w:tr>
        <w:trPr>
          <w:cantSplit w:val="0"/>
          <w:trHeight w:val="600" w:hRule="atLeast"/>
          <w:tblHeader w:val="0"/>
        </w:trPr>
        <w:tc>
          <w:tcPr>
            <w:tcBorders>
              <w:top w:color="d9d9d9" w:space="0" w:sz="8" w:val="single"/>
              <w:left w:color="d9d9d9" w:space="0" w:sz="8" w:val="single"/>
              <w:bottom w:color="d9d9d9" w:space="0" w:sz="8" w:val="single"/>
              <w:right w:color="d9d9d9" w:space="0" w:sz="8" w:val="single"/>
            </w:tcBorders>
            <w:shd w:fill="f4cccc" w:val="clear"/>
            <w:tcMar>
              <w:top w:w="140.0" w:type="dxa"/>
              <w:left w:w="140.0" w:type="dxa"/>
              <w:bottom w:w="140.0" w:type="dxa"/>
              <w:right w:w="140.0" w:type="dxa"/>
            </w:tcMar>
            <w:vAlign w:val="top"/>
          </w:tcPr>
          <w:p w:rsidR="00000000" w:rsidDel="00000000" w:rsidP="00000000" w:rsidRDefault="00000000" w:rsidRPr="00000000" w14:paraId="00000136">
            <w:pPr>
              <w:pageBreakBefore w:val="0"/>
              <w:widowControl w:val="0"/>
              <w:spacing w:line="240" w:lineRule="auto"/>
              <w:rPr/>
            </w:pPr>
            <w:r w:rsidDel="00000000" w:rsidR="00000000" w:rsidRPr="00000000">
              <w:rPr>
                <w:rtl w:val="0"/>
              </w:rPr>
              <w:t xml:space="preserve">Spring</w:t>
            </w:r>
          </w:p>
        </w:tc>
        <w:tc>
          <w:tcPr>
            <w:tcBorders>
              <w:top w:color="d9d9d9" w:space="0" w:sz="8" w:val="single"/>
              <w:left w:color="d9d9d9" w:space="0" w:sz="8" w:val="single"/>
              <w:bottom w:color="d9d9d9" w:space="0" w:sz="8" w:val="single"/>
              <w:right w:color="d9d9d9" w:space="0" w:sz="8" w:val="single"/>
            </w:tcBorders>
            <w:shd w:fill="f4cccc" w:val="clear"/>
            <w:tcMar>
              <w:top w:w="140.0" w:type="dxa"/>
              <w:left w:w="140.0" w:type="dxa"/>
              <w:bottom w:w="140.0" w:type="dxa"/>
              <w:right w:w="140.0" w:type="dxa"/>
            </w:tcMar>
            <w:vAlign w:val="top"/>
          </w:tcPr>
          <w:p w:rsidR="00000000" w:rsidDel="00000000" w:rsidP="00000000" w:rsidRDefault="00000000" w:rsidRPr="00000000" w14:paraId="00000137">
            <w:pPr>
              <w:pageBreakBefore w:val="0"/>
              <w:widowControl w:val="0"/>
              <w:spacing w:line="240" w:lineRule="auto"/>
              <w:rPr/>
            </w:pPr>
            <w:r w:rsidDel="00000000" w:rsidR="00000000" w:rsidRPr="00000000">
              <w:rPr>
                <w:rtl w:val="0"/>
              </w:rPr>
              <w:t xml:space="preserve">4.3.2</w:t>
            </w:r>
          </w:p>
        </w:tc>
        <w:tc>
          <w:tcPr>
            <w:tcBorders>
              <w:top w:color="d9d9d9" w:space="0" w:sz="8" w:val="single"/>
              <w:left w:color="d9d9d9" w:space="0" w:sz="8" w:val="single"/>
              <w:bottom w:color="d9d9d9" w:space="0" w:sz="8" w:val="single"/>
              <w:right w:color="d9d9d9" w:space="0" w:sz="8" w:val="single"/>
            </w:tcBorders>
            <w:shd w:fill="f4cccc" w:val="clear"/>
            <w:tcMar>
              <w:top w:w="140.0" w:type="dxa"/>
              <w:left w:w="140.0" w:type="dxa"/>
              <w:bottom w:w="140.0" w:type="dxa"/>
              <w:right w:w="140.0" w:type="dxa"/>
            </w:tcMar>
            <w:vAlign w:val="top"/>
          </w:tcPr>
          <w:p w:rsidR="00000000" w:rsidDel="00000000" w:rsidP="00000000" w:rsidRDefault="00000000" w:rsidRPr="00000000" w14:paraId="00000138">
            <w:pPr>
              <w:pageBreakBefore w:val="0"/>
              <w:widowControl w:val="0"/>
              <w:spacing w:line="240" w:lineRule="auto"/>
              <w:rPr/>
            </w:pPr>
            <w:r w:rsidDel="00000000" w:rsidR="00000000" w:rsidRPr="00000000">
              <w:rPr>
                <w:rtl w:val="0"/>
              </w:rPr>
              <w:t xml:space="preserve">Released on July 2016</w:t>
            </w:r>
          </w:p>
        </w:tc>
        <w:tc>
          <w:tcPr>
            <w:tcBorders>
              <w:top w:color="d9d9d9" w:space="0" w:sz="8" w:val="single"/>
              <w:left w:color="d9d9d9" w:space="0" w:sz="8" w:val="single"/>
              <w:bottom w:color="d9d9d9" w:space="0" w:sz="8" w:val="single"/>
              <w:right w:color="d9d9d9" w:space="0" w:sz="8" w:val="single"/>
            </w:tcBorders>
            <w:shd w:fill="f4cccc" w:val="clear"/>
            <w:tcMar>
              <w:top w:w="140.0" w:type="dxa"/>
              <w:left w:w="140.0" w:type="dxa"/>
              <w:bottom w:w="140.0" w:type="dxa"/>
              <w:right w:w="140.0" w:type="dxa"/>
            </w:tcMar>
            <w:vAlign w:val="top"/>
          </w:tcPr>
          <w:p w:rsidR="00000000" w:rsidDel="00000000" w:rsidP="00000000" w:rsidRDefault="00000000" w:rsidRPr="00000000" w14:paraId="00000139">
            <w:pPr>
              <w:pageBreakBefore w:val="0"/>
              <w:widowControl w:val="0"/>
              <w:spacing w:line="240" w:lineRule="auto"/>
              <w:rPr/>
            </w:pPr>
            <w:r w:rsidDel="00000000" w:rsidR="00000000" w:rsidRPr="00000000">
              <w:rPr>
                <w:rtl w:val="0"/>
              </w:rPr>
              <w:t xml:space="preserve">EOL in December 2020. Need to upgrade to the latest stable version.</w:t>
            </w:r>
          </w:p>
        </w:tc>
      </w:tr>
      <w:tr>
        <w:trPr>
          <w:cantSplit w:val="0"/>
          <w:trHeight w:val="1153.798828125" w:hRule="atLeast"/>
          <w:tblHeader w:val="0"/>
        </w:trPr>
        <w:tc>
          <w:tcPr>
            <w:tcBorders>
              <w:top w:color="d9d9d9" w:space="0" w:sz="8" w:val="single"/>
              <w:left w:color="d9d9d9" w:space="0" w:sz="8" w:val="single"/>
              <w:bottom w:color="d9d9d9" w:space="0" w:sz="8" w:val="single"/>
              <w:right w:color="d9d9d9" w:space="0" w:sz="8" w:val="single"/>
            </w:tcBorders>
            <w:shd w:fill="f4cccc" w:val="clear"/>
            <w:tcMar>
              <w:top w:w="140.0" w:type="dxa"/>
              <w:left w:w="140.0" w:type="dxa"/>
              <w:bottom w:w="140.0" w:type="dxa"/>
              <w:right w:w="140.0" w:type="dxa"/>
            </w:tcMar>
            <w:vAlign w:val="top"/>
          </w:tcPr>
          <w:p w:rsidR="00000000" w:rsidDel="00000000" w:rsidP="00000000" w:rsidRDefault="00000000" w:rsidRPr="00000000" w14:paraId="0000013A">
            <w:pPr>
              <w:pageBreakBefore w:val="0"/>
              <w:widowControl w:val="0"/>
              <w:spacing w:line="240" w:lineRule="auto"/>
              <w:rPr/>
            </w:pPr>
            <w:r w:rsidDel="00000000" w:rsidR="00000000" w:rsidRPr="00000000">
              <w:rPr>
                <w:rtl w:val="0"/>
              </w:rPr>
              <w:t xml:space="preserve">Spring Boot</w:t>
            </w:r>
          </w:p>
        </w:tc>
        <w:tc>
          <w:tcPr>
            <w:tcBorders>
              <w:top w:color="d9d9d9" w:space="0" w:sz="8" w:val="single"/>
              <w:left w:color="d9d9d9" w:space="0" w:sz="8" w:val="single"/>
              <w:bottom w:color="d9d9d9" w:space="0" w:sz="8" w:val="single"/>
              <w:right w:color="d9d9d9" w:space="0" w:sz="8" w:val="single"/>
            </w:tcBorders>
            <w:shd w:fill="f4cccc" w:val="clear"/>
            <w:tcMar>
              <w:top w:w="140.0" w:type="dxa"/>
              <w:left w:w="140.0" w:type="dxa"/>
              <w:bottom w:w="140.0" w:type="dxa"/>
              <w:right w:w="140.0" w:type="dxa"/>
            </w:tcMar>
            <w:vAlign w:val="top"/>
          </w:tcPr>
          <w:p w:rsidR="00000000" w:rsidDel="00000000" w:rsidP="00000000" w:rsidRDefault="00000000" w:rsidRPr="00000000" w14:paraId="0000013B">
            <w:pPr>
              <w:pageBreakBefore w:val="0"/>
              <w:widowControl w:val="0"/>
              <w:spacing w:line="240" w:lineRule="auto"/>
              <w:rPr/>
            </w:pPr>
            <w:r w:rsidDel="00000000" w:rsidR="00000000" w:rsidRPr="00000000">
              <w:rPr>
                <w:rtl w:val="0"/>
              </w:rPr>
              <w:t xml:space="preserve">1.4</w:t>
            </w:r>
          </w:p>
        </w:tc>
        <w:tc>
          <w:tcPr>
            <w:tcBorders>
              <w:top w:color="d9d9d9" w:space="0" w:sz="8" w:val="single"/>
              <w:left w:color="d9d9d9" w:space="0" w:sz="8" w:val="single"/>
              <w:bottom w:color="d9d9d9" w:space="0" w:sz="8" w:val="single"/>
              <w:right w:color="d9d9d9" w:space="0" w:sz="8" w:val="single"/>
            </w:tcBorders>
            <w:shd w:fill="f4cccc" w:val="clear"/>
            <w:tcMar>
              <w:top w:w="140.0" w:type="dxa"/>
              <w:left w:w="140.0" w:type="dxa"/>
              <w:bottom w:w="140.0" w:type="dxa"/>
              <w:right w:w="140.0" w:type="dxa"/>
            </w:tcMar>
            <w:vAlign w:val="top"/>
          </w:tcPr>
          <w:p w:rsidR="00000000" w:rsidDel="00000000" w:rsidP="00000000" w:rsidRDefault="00000000" w:rsidRPr="00000000" w14:paraId="0000013C">
            <w:pPr>
              <w:pageBreakBefore w:val="0"/>
              <w:widowControl w:val="0"/>
              <w:spacing w:line="240" w:lineRule="auto"/>
              <w:rPr/>
            </w:pPr>
            <w:r w:rsidDel="00000000" w:rsidR="00000000" w:rsidRPr="00000000">
              <w:rPr>
                <w:rtl w:val="0"/>
              </w:rPr>
              <w:t xml:space="preserve">Released in July 2016. Used in Appsec repo.</w:t>
            </w:r>
          </w:p>
        </w:tc>
        <w:tc>
          <w:tcPr>
            <w:tcBorders>
              <w:top w:color="d9d9d9" w:space="0" w:sz="8" w:val="single"/>
              <w:left w:color="d9d9d9" w:space="0" w:sz="8" w:val="single"/>
              <w:bottom w:color="d9d9d9" w:space="0" w:sz="8" w:val="single"/>
              <w:right w:color="d9d9d9" w:space="0" w:sz="8" w:val="single"/>
            </w:tcBorders>
            <w:shd w:fill="f4cccc" w:val="clear"/>
            <w:tcMar>
              <w:top w:w="140.0" w:type="dxa"/>
              <w:left w:w="140.0" w:type="dxa"/>
              <w:bottom w:w="140.0" w:type="dxa"/>
              <w:right w:w="140.0" w:type="dxa"/>
            </w:tcMar>
            <w:vAlign w:val="top"/>
          </w:tcPr>
          <w:p w:rsidR="00000000" w:rsidDel="00000000" w:rsidP="00000000" w:rsidRDefault="00000000" w:rsidRPr="00000000" w14:paraId="0000013D">
            <w:pPr>
              <w:pageBreakBefore w:val="0"/>
              <w:widowControl w:val="0"/>
              <w:spacing w:line="240" w:lineRule="auto"/>
              <w:rPr/>
            </w:pPr>
            <w:r w:rsidDel="00000000" w:rsidR="00000000" w:rsidRPr="00000000">
              <w:rPr>
                <w:rtl w:val="0"/>
              </w:rPr>
              <w:t xml:space="preserve">EOL in August 2019. Need to upgrade to the latest stable version</w:t>
            </w:r>
          </w:p>
        </w:tc>
      </w:tr>
      <w:tr>
        <w:trPr>
          <w:cantSplit w:val="0"/>
          <w:trHeight w:val="600" w:hRule="atLeast"/>
          <w:tblHeader w:val="0"/>
        </w:trPr>
        <w:tc>
          <w:tcPr>
            <w:tcBorders>
              <w:top w:color="d9d9d9" w:space="0" w:sz="8" w:val="single"/>
              <w:left w:color="d9d9d9" w:space="0" w:sz="8" w:val="single"/>
              <w:bottom w:color="d9d9d9" w:space="0" w:sz="8" w:val="single"/>
              <w:right w:color="d9d9d9" w:space="0" w:sz="8" w:val="single"/>
            </w:tcBorders>
            <w:tcMar>
              <w:top w:w="140.0" w:type="dxa"/>
              <w:left w:w="140.0" w:type="dxa"/>
              <w:bottom w:w="140.0" w:type="dxa"/>
              <w:right w:w="140.0" w:type="dxa"/>
            </w:tcMar>
            <w:vAlign w:val="top"/>
          </w:tcPr>
          <w:p w:rsidR="00000000" w:rsidDel="00000000" w:rsidP="00000000" w:rsidRDefault="00000000" w:rsidRPr="00000000" w14:paraId="0000013E">
            <w:pPr>
              <w:pageBreakBefore w:val="0"/>
              <w:widowControl w:val="0"/>
              <w:spacing w:line="240" w:lineRule="auto"/>
              <w:rPr/>
            </w:pPr>
            <w:r w:rsidDel="00000000" w:rsidR="00000000" w:rsidRPr="00000000">
              <w:rPr>
                <w:rtl w:val="0"/>
              </w:rPr>
              <w:t xml:space="preserve">Spring Boot</w:t>
            </w:r>
          </w:p>
        </w:tc>
        <w:tc>
          <w:tcPr>
            <w:tcBorders>
              <w:top w:color="d9d9d9" w:space="0" w:sz="8" w:val="single"/>
              <w:left w:color="d9d9d9" w:space="0" w:sz="8" w:val="single"/>
              <w:bottom w:color="d9d9d9" w:space="0" w:sz="8" w:val="single"/>
              <w:right w:color="d9d9d9" w:space="0" w:sz="8" w:val="single"/>
            </w:tcBorders>
            <w:tcMar>
              <w:top w:w="140.0" w:type="dxa"/>
              <w:left w:w="140.0" w:type="dxa"/>
              <w:bottom w:w="140.0" w:type="dxa"/>
              <w:right w:w="140.0" w:type="dxa"/>
            </w:tcMar>
            <w:vAlign w:val="top"/>
          </w:tcPr>
          <w:p w:rsidR="00000000" w:rsidDel="00000000" w:rsidP="00000000" w:rsidRDefault="00000000" w:rsidRPr="00000000" w14:paraId="0000013F">
            <w:pPr>
              <w:pageBreakBefore w:val="0"/>
              <w:widowControl w:val="0"/>
              <w:spacing w:line="240" w:lineRule="auto"/>
              <w:rPr/>
            </w:pPr>
            <w:r w:rsidDel="00000000" w:rsidR="00000000" w:rsidRPr="00000000">
              <w:rPr>
                <w:rtl w:val="0"/>
              </w:rPr>
              <w:t xml:space="preserve">2.4.2</w:t>
            </w:r>
          </w:p>
        </w:tc>
        <w:tc>
          <w:tcPr>
            <w:tcBorders>
              <w:top w:color="d9d9d9" w:space="0" w:sz="8" w:val="single"/>
              <w:left w:color="d9d9d9" w:space="0" w:sz="8" w:val="single"/>
              <w:bottom w:color="d9d9d9" w:space="0" w:sz="8" w:val="single"/>
              <w:right w:color="d9d9d9" w:space="0" w:sz="8" w:val="single"/>
            </w:tcBorders>
            <w:tcMar>
              <w:top w:w="140.0" w:type="dxa"/>
              <w:left w:w="140.0" w:type="dxa"/>
              <w:bottom w:w="140.0" w:type="dxa"/>
              <w:right w:w="140.0" w:type="dxa"/>
            </w:tcMar>
            <w:vAlign w:val="top"/>
          </w:tcPr>
          <w:p w:rsidR="00000000" w:rsidDel="00000000" w:rsidP="00000000" w:rsidRDefault="00000000" w:rsidRPr="00000000" w14:paraId="00000140">
            <w:pPr>
              <w:pageBreakBefore w:val="0"/>
              <w:widowControl w:val="0"/>
              <w:spacing w:line="240" w:lineRule="auto"/>
              <w:rPr/>
            </w:pPr>
            <w:r w:rsidDel="00000000" w:rsidR="00000000" w:rsidRPr="00000000">
              <w:rPr>
                <w:rtl w:val="0"/>
              </w:rPr>
              <w:t xml:space="preserve">Released in November 2020. Used in infrasec repo.</w:t>
            </w:r>
          </w:p>
        </w:tc>
        <w:tc>
          <w:tcPr>
            <w:tcBorders>
              <w:top w:color="d9d9d9" w:space="0" w:sz="8" w:val="single"/>
              <w:left w:color="d9d9d9" w:space="0" w:sz="8" w:val="single"/>
              <w:bottom w:color="d9d9d9" w:space="0" w:sz="8" w:val="single"/>
              <w:right w:color="d9d9d9" w:space="0" w:sz="8" w:val="single"/>
            </w:tcBorders>
            <w:tcMar>
              <w:top w:w="140.0" w:type="dxa"/>
              <w:left w:w="140.0" w:type="dxa"/>
              <w:bottom w:w="140.0" w:type="dxa"/>
              <w:right w:w="140.0" w:type="dxa"/>
            </w:tcMar>
            <w:vAlign w:val="top"/>
          </w:tcPr>
          <w:p w:rsidR="00000000" w:rsidDel="00000000" w:rsidP="00000000" w:rsidRDefault="00000000" w:rsidRPr="00000000" w14:paraId="00000141">
            <w:pPr>
              <w:pageBreakBefore w:val="0"/>
              <w:widowControl w:val="0"/>
              <w:spacing w:line="240" w:lineRule="auto"/>
              <w:rPr/>
            </w:pPr>
            <w:r w:rsidDel="00000000" w:rsidR="00000000" w:rsidRPr="00000000">
              <w:rPr>
                <w:rtl w:val="0"/>
              </w:rPr>
              <w:t xml:space="preserve">Supported till August 2022.</w:t>
            </w:r>
          </w:p>
          <w:p w:rsidR="00000000" w:rsidDel="00000000" w:rsidP="00000000" w:rsidRDefault="00000000" w:rsidRPr="00000000" w14:paraId="00000142">
            <w:pPr>
              <w:pageBreakBefore w:val="0"/>
              <w:widowControl w:val="0"/>
              <w:spacing w:line="240" w:lineRule="auto"/>
              <w:rPr/>
            </w:pPr>
            <w:r w:rsidDel="00000000" w:rsidR="00000000" w:rsidRPr="00000000">
              <w:rPr>
                <w:rtl w:val="0"/>
              </w:rPr>
            </w:r>
          </w:p>
        </w:tc>
      </w:tr>
      <w:tr>
        <w:trPr>
          <w:cantSplit w:val="0"/>
          <w:trHeight w:val="600" w:hRule="atLeast"/>
          <w:tblHeader w:val="0"/>
        </w:trPr>
        <w:tc>
          <w:tcPr>
            <w:tcBorders>
              <w:top w:color="d9d9d9" w:space="0" w:sz="8" w:val="single"/>
              <w:left w:color="d9d9d9" w:space="0" w:sz="8" w:val="single"/>
              <w:bottom w:color="d9d9d9" w:space="0" w:sz="8" w:val="single"/>
              <w:right w:color="d9d9d9" w:space="0" w:sz="8" w:val="single"/>
            </w:tcBorders>
            <w:tcMar>
              <w:top w:w="140.0" w:type="dxa"/>
              <w:left w:w="140.0" w:type="dxa"/>
              <w:bottom w:w="140.0" w:type="dxa"/>
              <w:right w:w="140.0" w:type="dxa"/>
            </w:tcMar>
            <w:vAlign w:val="top"/>
          </w:tcPr>
          <w:p w:rsidR="00000000" w:rsidDel="00000000" w:rsidP="00000000" w:rsidRDefault="00000000" w:rsidRPr="00000000" w14:paraId="00000143">
            <w:pPr>
              <w:pageBreakBefore w:val="0"/>
              <w:widowControl w:val="0"/>
              <w:spacing w:line="240" w:lineRule="auto"/>
              <w:rPr/>
            </w:pPr>
            <w:r w:rsidDel="00000000" w:rsidR="00000000" w:rsidRPr="00000000">
              <w:rPr>
                <w:rtl w:val="0"/>
              </w:rPr>
              <w:t xml:space="preserve">Kong API</w:t>
            </w:r>
          </w:p>
        </w:tc>
        <w:tc>
          <w:tcPr>
            <w:tcBorders>
              <w:top w:color="d9d9d9" w:space="0" w:sz="8" w:val="single"/>
              <w:left w:color="d9d9d9" w:space="0" w:sz="8" w:val="single"/>
              <w:bottom w:color="d9d9d9" w:space="0" w:sz="8" w:val="single"/>
              <w:right w:color="d9d9d9" w:space="0" w:sz="8" w:val="single"/>
            </w:tcBorders>
            <w:tcMar>
              <w:top w:w="140.0" w:type="dxa"/>
              <w:left w:w="140.0" w:type="dxa"/>
              <w:bottom w:w="140.0" w:type="dxa"/>
              <w:right w:w="140.0" w:type="dxa"/>
            </w:tcMar>
            <w:vAlign w:val="top"/>
          </w:tcPr>
          <w:p w:rsidR="00000000" w:rsidDel="00000000" w:rsidP="00000000" w:rsidRDefault="00000000" w:rsidRPr="00000000" w14:paraId="00000144">
            <w:pPr>
              <w:pageBreakBefore w:val="0"/>
              <w:widowControl w:val="0"/>
              <w:spacing w:line="240" w:lineRule="auto"/>
              <w:rPr/>
            </w:pPr>
            <w:r w:rsidDel="00000000" w:rsidR="00000000" w:rsidRPr="00000000">
              <w:rPr>
                <w:rtl w:val="0"/>
              </w:rPr>
              <w:t xml:space="preserve">2.2</w:t>
            </w:r>
          </w:p>
        </w:tc>
        <w:tc>
          <w:tcPr>
            <w:tcBorders>
              <w:top w:color="d9d9d9" w:space="0" w:sz="8" w:val="single"/>
              <w:left w:color="d9d9d9" w:space="0" w:sz="8" w:val="single"/>
              <w:bottom w:color="d9d9d9" w:space="0" w:sz="8" w:val="single"/>
              <w:right w:color="d9d9d9" w:space="0" w:sz="8" w:val="single"/>
            </w:tcBorders>
            <w:tcMar>
              <w:top w:w="140.0" w:type="dxa"/>
              <w:left w:w="140.0" w:type="dxa"/>
              <w:bottom w:w="140.0" w:type="dxa"/>
              <w:right w:w="140.0" w:type="dxa"/>
            </w:tcMar>
            <w:vAlign w:val="top"/>
          </w:tcPr>
          <w:p w:rsidR="00000000" w:rsidDel="00000000" w:rsidP="00000000" w:rsidRDefault="00000000" w:rsidRPr="00000000" w14:paraId="00000145">
            <w:pPr>
              <w:pageBreakBefore w:val="0"/>
              <w:widowControl w:val="0"/>
              <w:spacing w:line="240" w:lineRule="auto"/>
              <w:rPr/>
            </w:pPr>
            <w:r w:rsidDel="00000000" w:rsidR="00000000" w:rsidRPr="00000000">
              <w:rPr>
                <w:rtl w:val="0"/>
              </w:rPr>
              <w:t xml:space="preserve">Released in October 2020</w:t>
            </w:r>
          </w:p>
        </w:tc>
        <w:tc>
          <w:tcPr>
            <w:tcBorders>
              <w:top w:color="d9d9d9" w:space="0" w:sz="8" w:val="single"/>
              <w:left w:color="d9d9d9" w:space="0" w:sz="8" w:val="single"/>
              <w:bottom w:color="d9d9d9" w:space="0" w:sz="8" w:val="single"/>
              <w:right w:color="d9d9d9" w:space="0" w:sz="8" w:val="single"/>
            </w:tcBorders>
            <w:tcMar>
              <w:top w:w="140.0" w:type="dxa"/>
              <w:left w:w="140.0" w:type="dxa"/>
              <w:bottom w:w="140.0" w:type="dxa"/>
              <w:right w:w="140.0" w:type="dxa"/>
            </w:tcMar>
            <w:vAlign w:val="top"/>
          </w:tcPr>
          <w:p w:rsidR="00000000" w:rsidDel="00000000" w:rsidP="00000000" w:rsidRDefault="00000000" w:rsidRPr="00000000" w14:paraId="00000146">
            <w:pPr>
              <w:pageBreakBefore w:val="0"/>
              <w:widowControl w:val="0"/>
              <w:spacing w:line="240" w:lineRule="auto"/>
              <w:jc w:val="center"/>
              <w:rPr/>
            </w:pPr>
            <w:r w:rsidDel="00000000" w:rsidR="00000000" w:rsidRPr="00000000">
              <w:rPr>
                <w:rtl w:val="0"/>
              </w:rPr>
              <w:t xml:space="preserve">-</w:t>
            </w:r>
          </w:p>
        </w:tc>
      </w:tr>
      <w:tr>
        <w:trPr>
          <w:cantSplit w:val="0"/>
          <w:trHeight w:val="600" w:hRule="atLeast"/>
          <w:tblHeader w:val="0"/>
        </w:trPr>
        <w:tc>
          <w:tcPr>
            <w:tcBorders>
              <w:top w:color="d9d9d9" w:space="0" w:sz="8" w:val="single"/>
              <w:left w:color="d9d9d9" w:space="0" w:sz="8" w:val="single"/>
              <w:bottom w:color="d9d9d9" w:space="0" w:sz="8" w:val="single"/>
              <w:right w:color="d9d9d9" w:space="0" w:sz="8" w:val="single"/>
            </w:tcBorders>
            <w:tcMar>
              <w:top w:w="140.0" w:type="dxa"/>
              <w:left w:w="140.0" w:type="dxa"/>
              <w:bottom w:w="140.0" w:type="dxa"/>
              <w:right w:w="140.0" w:type="dxa"/>
            </w:tcMar>
            <w:vAlign w:val="top"/>
          </w:tcPr>
          <w:p w:rsidR="00000000" w:rsidDel="00000000" w:rsidP="00000000" w:rsidRDefault="00000000" w:rsidRPr="00000000" w14:paraId="00000147">
            <w:pPr>
              <w:pageBreakBefore w:val="0"/>
              <w:widowControl w:val="0"/>
              <w:spacing w:line="240" w:lineRule="auto"/>
              <w:rPr/>
            </w:pPr>
            <w:r w:rsidDel="00000000" w:rsidR="00000000" w:rsidRPr="00000000">
              <w:rPr>
                <w:rtl w:val="0"/>
              </w:rPr>
              <w:t xml:space="preserve">MySql</w:t>
            </w:r>
          </w:p>
        </w:tc>
        <w:tc>
          <w:tcPr>
            <w:tcBorders>
              <w:top w:color="d9d9d9" w:space="0" w:sz="8" w:val="single"/>
              <w:left w:color="d9d9d9" w:space="0" w:sz="8" w:val="single"/>
              <w:bottom w:color="d9d9d9" w:space="0" w:sz="8" w:val="single"/>
              <w:right w:color="d9d9d9" w:space="0" w:sz="8" w:val="single"/>
            </w:tcBorders>
            <w:tcMar>
              <w:top w:w="140.0" w:type="dxa"/>
              <w:left w:w="140.0" w:type="dxa"/>
              <w:bottom w:w="140.0" w:type="dxa"/>
              <w:right w:w="140.0" w:type="dxa"/>
            </w:tcMar>
            <w:vAlign w:val="top"/>
          </w:tcPr>
          <w:p w:rsidR="00000000" w:rsidDel="00000000" w:rsidP="00000000" w:rsidRDefault="00000000" w:rsidRPr="00000000" w14:paraId="00000148">
            <w:pPr>
              <w:pageBreakBefore w:val="0"/>
              <w:widowControl w:val="0"/>
              <w:spacing w:line="240" w:lineRule="auto"/>
              <w:rPr/>
            </w:pPr>
            <w:r w:rsidDel="00000000" w:rsidR="00000000" w:rsidRPr="00000000">
              <w:rPr>
                <w:rtl w:val="0"/>
              </w:rPr>
              <w:t xml:space="preserve">5.5</w:t>
            </w:r>
          </w:p>
        </w:tc>
        <w:tc>
          <w:tcPr>
            <w:tcBorders>
              <w:top w:color="d9d9d9" w:space="0" w:sz="8" w:val="single"/>
              <w:left w:color="d9d9d9" w:space="0" w:sz="8" w:val="single"/>
              <w:bottom w:color="d9d9d9" w:space="0" w:sz="8" w:val="single"/>
              <w:right w:color="d9d9d9" w:space="0" w:sz="8" w:val="single"/>
            </w:tcBorders>
            <w:tcMar>
              <w:top w:w="140.0" w:type="dxa"/>
              <w:left w:w="140.0" w:type="dxa"/>
              <w:bottom w:w="140.0" w:type="dxa"/>
              <w:right w:w="140.0" w:type="dxa"/>
            </w:tcMar>
            <w:vAlign w:val="top"/>
          </w:tcPr>
          <w:p w:rsidR="00000000" w:rsidDel="00000000" w:rsidP="00000000" w:rsidRDefault="00000000" w:rsidRPr="00000000" w14:paraId="00000149">
            <w:pPr>
              <w:pageBreakBefore w:val="0"/>
              <w:widowControl w:val="0"/>
              <w:spacing w:line="240" w:lineRule="auto"/>
              <w:rPr/>
            </w:pPr>
            <w:r w:rsidDel="00000000" w:rsidR="00000000" w:rsidRPr="00000000">
              <w:rPr>
                <w:rtl w:val="0"/>
              </w:rPr>
              <w:t xml:space="preserve">Released on October 2015</w:t>
            </w:r>
          </w:p>
        </w:tc>
        <w:tc>
          <w:tcPr>
            <w:tcBorders>
              <w:top w:color="d9d9d9" w:space="0" w:sz="8" w:val="single"/>
              <w:left w:color="d9d9d9" w:space="0" w:sz="8" w:val="single"/>
              <w:bottom w:color="d9d9d9" w:space="0" w:sz="8" w:val="single"/>
              <w:right w:color="d9d9d9" w:space="0" w:sz="8" w:val="single"/>
            </w:tcBorders>
            <w:tcMar>
              <w:top w:w="140.0" w:type="dxa"/>
              <w:left w:w="140.0" w:type="dxa"/>
              <w:bottom w:w="140.0" w:type="dxa"/>
              <w:right w:w="140.0" w:type="dxa"/>
            </w:tcMar>
            <w:vAlign w:val="top"/>
          </w:tcPr>
          <w:p w:rsidR="00000000" w:rsidDel="00000000" w:rsidP="00000000" w:rsidRDefault="00000000" w:rsidRPr="00000000" w14:paraId="0000014A">
            <w:pPr>
              <w:pageBreakBefore w:val="0"/>
              <w:widowControl w:val="0"/>
              <w:spacing w:line="240" w:lineRule="auto"/>
              <w:rPr/>
            </w:pPr>
            <w:r w:rsidDel="00000000" w:rsidR="00000000" w:rsidRPr="00000000">
              <w:rPr>
                <w:rtl w:val="0"/>
              </w:rPr>
              <w:t xml:space="preserve">Extended support till October 2023</w:t>
            </w:r>
          </w:p>
        </w:tc>
      </w:tr>
      <w:tr>
        <w:trPr>
          <w:cantSplit w:val="0"/>
          <w:trHeight w:val="600" w:hRule="atLeast"/>
          <w:tblHeader w:val="0"/>
        </w:trPr>
        <w:tc>
          <w:tcPr>
            <w:tcBorders>
              <w:top w:color="d9d9d9" w:space="0" w:sz="8" w:val="single"/>
              <w:left w:color="d9d9d9" w:space="0" w:sz="8" w:val="single"/>
              <w:bottom w:color="d9d9d9" w:space="0" w:sz="8" w:val="single"/>
              <w:right w:color="d9d9d9" w:space="0" w:sz="8" w:val="single"/>
            </w:tcBorders>
            <w:tcMar>
              <w:top w:w="140.0" w:type="dxa"/>
              <w:left w:w="140.0" w:type="dxa"/>
              <w:bottom w:w="140.0" w:type="dxa"/>
              <w:right w:w="140.0" w:type="dxa"/>
            </w:tcMar>
            <w:vAlign w:val="top"/>
          </w:tcPr>
          <w:p w:rsidR="00000000" w:rsidDel="00000000" w:rsidP="00000000" w:rsidRDefault="00000000" w:rsidRPr="00000000" w14:paraId="0000014B">
            <w:pPr>
              <w:pageBreakBefore w:val="0"/>
              <w:widowControl w:val="0"/>
              <w:spacing w:line="240" w:lineRule="auto"/>
              <w:rPr/>
            </w:pPr>
            <w:r w:rsidDel="00000000" w:rsidR="00000000" w:rsidRPr="00000000">
              <w:rPr>
                <w:rtl w:val="0"/>
              </w:rPr>
              <w:t xml:space="preserve">OpenSSH</w:t>
            </w:r>
            <w:r w:rsidDel="00000000" w:rsidR="00000000" w:rsidRPr="00000000">
              <w:rPr>
                <w:rtl w:val="0"/>
              </w:rPr>
            </w:r>
          </w:p>
        </w:tc>
        <w:tc>
          <w:tcPr>
            <w:tcBorders>
              <w:top w:color="d9d9d9" w:space="0" w:sz="8" w:val="single"/>
              <w:left w:color="d9d9d9" w:space="0" w:sz="8" w:val="single"/>
              <w:bottom w:color="d9d9d9" w:space="0" w:sz="8" w:val="single"/>
              <w:right w:color="d9d9d9" w:space="0" w:sz="8" w:val="single"/>
            </w:tcBorders>
            <w:tcMar>
              <w:top w:w="140.0" w:type="dxa"/>
              <w:left w:w="140.0" w:type="dxa"/>
              <w:bottom w:w="140.0" w:type="dxa"/>
              <w:right w:w="140.0" w:type="dxa"/>
            </w:tcMar>
            <w:vAlign w:val="top"/>
          </w:tcPr>
          <w:p w:rsidR="00000000" w:rsidDel="00000000" w:rsidP="00000000" w:rsidRDefault="00000000" w:rsidRPr="00000000" w14:paraId="0000014C">
            <w:pPr>
              <w:pageBreakBefore w:val="0"/>
              <w:widowControl w:val="0"/>
              <w:spacing w:line="240" w:lineRule="auto"/>
              <w:rPr/>
            </w:pPr>
            <w:r w:rsidDel="00000000" w:rsidR="00000000" w:rsidRPr="00000000">
              <w:rPr>
                <w:rtl w:val="0"/>
              </w:rPr>
              <w:t xml:space="preserve">7.6p1</w:t>
            </w:r>
          </w:p>
        </w:tc>
        <w:tc>
          <w:tcPr>
            <w:tcBorders>
              <w:top w:color="d9d9d9" w:space="0" w:sz="8" w:val="single"/>
              <w:left w:color="d9d9d9" w:space="0" w:sz="8" w:val="single"/>
              <w:bottom w:color="d9d9d9" w:space="0" w:sz="8" w:val="single"/>
              <w:right w:color="d9d9d9" w:space="0" w:sz="8" w:val="single"/>
            </w:tcBorders>
            <w:tcMar>
              <w:top w:w="140.0" w:type="dxa"/>
              <w:left w:w="140.0" w:type="dxa"/>
              <w:bottom w:w="140.0" w:type="dxa"/>
              <w:right w:w="140.0" w:type="dxa"/>
            </w:tcMar>
            <w:vAlign w:val="top"/>
          </w:tcPr>
          <w:p w:rsidR="00000000" w:rsidDel="00000000" w:rsidP="00000000" w:rsidRDefault="00000000" w:rsidRPr="00000000" w14:paraId="0000014D">
            <w:pPr>
              <w:pageBreakBefore w:val="0"/>
              <w:widowControl w:val="0"/>
              <w:spacing w:line="240" w:lineRule="auto"/>
              <w:jc w:val="left"/>
              <w:rPr/>
            </w:pPr>
            <w:r w:rsidDel="00000000" w:rsidR="00000000" w:rsidRPr="00000000">
              <w:rPr>
                <w:rtl w:val="0"/>
              </w:rPr>
              <w:t xml:space="preserve">Released on October 2017</w:t>
            </w:r>
          </w:p>
        </w:tc>
        <w:tc>
          <w:tcPr>
            <w:tcBorders>
              <w:top w:color="d9d9d9" w:space="0" w:sz="8" w:val="single"/>
              <w:left w:color="d9d9d9" w:space="0" w:sz="8" w:val="single"/>
              <w:bottom w:color="d9d9d9" w:space="0" w:sz="8" w:val="single"/>
              <w:right w:color="d9d9d9" w:space="0" w:sz="8" w:val="single"/>
            </w:tcBorders>
            <w:tcMar>
              <w:top w:w="140.0" w:type="dxa"/>
              <w:left w:w="140.0" w:type="dxa"/>
              <w:bottom w:w="140.0" w:type="dxa"/>
              <w:right w:w="140.0" w:type="dxa"/>
            </w:tcMar>
            <w:vAlign w:val="top"/>
          </w:tcPr>
          <w:p w:rsidR="00000000" w:rsidDel="00000000" w:rsidP="00000000" w:rsidRDefault="00000000" w:rsidRPr="00000000" w14:paraId="0000014E">
            <w:pPr>
              <w:pageBreakBefore w:val="0"/>
              <w:widowControl w:val="0"/>
              <w:spacing w:line="240" w:lineRule="auto"/>
              <w:jc w:val="left"/>
              <w:rPr/>
            </w:pPr>
            <w:r w:rsidDel="00000000" w:rsidR="00000000" w:rsidRPr="00000000">
              <w:rPr>
                <w:rtl w:val="0"/>
              </w:rPr>
              <w:t xml:space="preserve">Upgrade it to 8.2 which enables encrypted and secure network traffic.</w:t>
            </w:r>
          </w:p>
        </w:tc>
      </w:tr>
      <w:tr>
        <w:trPr>
          <w:cantSplit w:val="0"/>
          <w:trHeight w:val="600" w:hRule="atLeast"/>
          <w:tblHeader w:val="0"/>
        </w:trPr>
        <w:tc>
          <w:tcPr>
            <w:tcBorders>
              <w:top w:color="d9d9d9" w:space="0" w:sz="8" w:val="single"/>
              <w:left w:color="d9d9d9" w:space="0" w:sz="8" w:val="single"/>
              <w:bottom w:color="d9d9d9" w:space="0" w:sz="8" w:val="single"/>
              <w:right w:color="d9d9d9" w:space="0" w:sz="8" w:val="single"/>
            </w:tcBorders>
            <w:tcMar>
              <w:top w:w="140.0" w:type="dxa"/>
              <w:left w:w="140.0" w:type="dxa"/>
              <w:bottom w:w="140.0" w:type="dxa"/>
              <w:right w:w="140.0" w:type="dxa"/>
            </w:tcMar>
            <w:vAlign w:val="top"/>
          </w:tcPr>
          <w:p w:rsidR="00000000" w:rsidDel="00000000" w:rsidP="00000000" w:rsidRDefault="00000000" w:rsidRPr="00000000" w14:paraId="0000014F">
            <w:pPr>
              <w:pageBreakBefore w:val="0"/>
              <w:widowControl w:val="0"/>
              <w:spacing w:line="240" w:lineRule="auto"/>
              <w:rPr/>
            </w:pPr>
            <w:r w:rsidDel="00000000" w:rsidR="00000000" w:rsidRPr="00000000">
              <w:rPr>
                <w:rtl w:val="0"/>
              </w:rPr>
              <w:t xml:space="preserve">Selenium</w:t>
            </w:r>
          </w:p>
        </w:tc>
        <w:tc>
          <w:tcPr>
            <w:tcBorders>
              <w:top w:color="d9d9d9" w:space="0" w:sz="8" w:val="single"/>
              <w:left w:color="d9d9d9" w:space="0" w:sz="8" w:val="single"/>
              <w:bottom w:color="d9d9d9" w:space="0" w:sz="8" w:val="single"/>
              <w:right w:color="d9d9d9" w:space="0" w:sz="8" w:val="single"/>
            </w:tcBorders>
            <w:tcMar>
              <w:top w:w="140.0" w:type="dxa"/>
              <w:left w:w="140.0" w:type="dxa"/>
              <w:bottom w:w="140.0" w:type="dxa"/>
              <w:right w:w="140.0" w:type="dxa"/>
            </w:tcMar>
            <w:vAlign w:val="top"/>
          </w:tcPr>
          <w:p w:rsidR="00000000" w:rsidDel="00000000" w:rsidP="00000000" w:rsidRDefault="00000000" w:rsidRPr="00000000" w14:paraId="00000150">
            <w:pPr>
              <w:pageBreakBefore w:val="0"/>
              <w:widowControl w:val="0"/>
              <w:spacing w:line="240" w:lineRule="auto"/>
              <w:rPr/>
            </w:pPr>
            <w:r w:rsidDel="00000000" w:rsidR="00000000" w:rsidRPr="00000000">
              <w:rPr>
                <w:rtl w:val="0"/>
              </w:rPr>
              <w:t xml:space="preserve">2.53.0</w:t>
            </w:r>
          </w:p>
        </w:tc>
        <w:tc>
          <w:tcPr>
            <w:tcBorders>
              <w:top w:color="d9d9d9" w:space="0" w:sz="8" w:val="single"/>
              <w:left w:color="d9d9d9" w:space="0" w:sz="8" w:val="single"/>
              <w:bottom w:color="d9d9d9" w:space="0" w:sz="8" w:val="single"/>
              <w:right w:color="d9d9d9" w:space="0" w:sz="8" w:val="single"/>
            </w:tcBorders>
            <w:tcMar>
              <w:top w:w="140.0" w:type="dxa"/>
              <w:left w:w="140.0" w:type="dxa"/>
              <w:bottom w:w="140.0" w:type="dxa"/>
              <w:right w:w="140.0" w:type="dxa"/>
            </w:tcMar>
            <w:vAlign w:val="top"/>
          </w:tcPr>
          <w:p w:rsidR="00000000" w:rsidDel="00000000" w:rsidP="00000000" w:rsidRDefault="00000000" w:rsidRPr="00000000" w14:paraId="00000151">
            <w:pPr>
              <w:pageBreakBefore w:val="0"/>
              <w:widowControl w:val="0"/>
              <w:spacing w:line="240" w:lineRule="auto"/>
              <w:jc w:val="center"/>
              <w:rPr/>
            </w:pPr>
            <w:r w:rsidDel="00000000" w:rsidR="00000000" w:rsidRPr="00000000">
              <w:rPr>
                <w:rtl w:val="0"/>
              </w:rPr>
              <w:t xml:space="preserve">-</w:t>
            </w:r>
          </w:p>
        </w:tc>
        <w:tc>
          <w:tcPr>
            <w:tcBorders>
              <w:top w:color="d9d9d9" w:space="0" w:sz="8" w:val="single"/>
              <w:left w:color="d9d9d9" w:space="0" w:sz="8" w:val="single"/>
              <w:bottom w:color="d9d9d9" w:space="0" w:sz="8" w:val="single"/>
              <w:right w:color="d9d9d9" w:space="0" w:sz="8" w:val="single"/>
            </w:tcBorders>
            <w:tcMar>
              <w:top w:w="140.0" w:type="dxa"/>
              <w:left w:w="140.0" w:type="dxa"/>
              <w:bottom w:w="140.0" w:type="dxa"/>
              <w:right w:w="140.0" w:type="dxa"/>
            </w:tcMar>
            <w:vAlign w:val="top"/>
          </w:tcPr>
          <w:p w:rsidR="00000000" w:rsidDel="00000000" w:rsidP="00000000" w:rsidRDefault="00000000" w:rsidRPr="00000000" w14:paraId="00000152">
            <w:pPr>
              <w:pageBreakBefore w:val="0"/>
              <w:widowControl w:val="0"/>
              <w:spacing w:line="240" w:lineRule="auto"/>
              <w:jc w:val="center"/>
              <w:rPr/>
            </w:pPr>
            <w:r w:rsidDel="00000000" w:rsidR="00000000" w:rsidRPr="00000000">
              <w:rPr>
                <w:rtl w:val="0"/>
              </w:rPr>
              <w:t xml:space="preserve">-</w:t>
            </w:r>
          </w:p>
        </w:tc>
      </w:tr>
      <w:tr>
        <w:trPr>
          <w:cantSplit w:val="0"/>
          <w:trHeight w:val="600" w:hRule="atLeast"/>
          <w:tblHeader w:val="0"/>
        </w:trPr>
        <w:tc>
          <w:tcPr>
            <w:tcBorders>
              <w:top w:color="d9d9d9" w:space="0" w:sz="8" w:val="single"/>
              <w:left w:color="d9d9d9" w:space="0" w:sz="8" w:val="single"/>
              <w:bottom w:color="d9d9d9" w:space="0" w:sz="8" w:val="single"/>
              <w:right w:color="d9d9d9" w:space="0" w:sz="8" w:val="single"/>
            </w:tcBorders>
            <w:tcMar>
              <w:top w:w="140.0" w:type="dxa"/>
              <w:left w:w="140.0" w:type="dxa"/>
              <w:bottom w:w="140.0" w:type="dxa"/>
              <w:right w:w="140.0" w:type="dxa"/>
            </w:tcMar>
            <w:vAlign w:val="top"/>
          </w:tcPr>
          <w:p w:rsidR="00000000" w:rsidDel="00000000" w:rsidP="00000000" w:rsidRDefault="00000000" w:rsidRPr="00000000" w14:paraId="00000153">
            <w:pPr>
              <w:pageBreakBefore w:val="0"/>
              <w:widowControl w:val="0"/>
              <w:spacing w:line="240" w:lineRule="auto"/>
              <w:rPr/>
            </w:pPr>
            <w:r w:rsidDel="00000000" w:rsidR="00000000" w:rsidRPr="00000000">
              <w:rPr>
                <w:rtl w:val="0"/>
              </w:rPr>
              <w:t xml:space="preserve">MSSQL</w:t>
            </w:r>
          </w:p>
        </w:tc>
        <w:tc>
          <w:tcPr>
            <w:tcBorders>
              <w:top w:color="d9d9d9" w:space="0" w:sz="8" w:val="single"/>
              <w:left w:color="d9d9d9" w:space="0" w:sz="8" w:val="single"/>
              <w:bottom w:color="d9d9d9" w:space="0" w:sz="8" w:val="single"/>
              <w:right w:color="d9d9d9" w:space="0" w:sz="8" w:val="single"/>
            </w:tcBorders>
            <w:tcMar>
              <w:top w:w="140.0" w:type="dxa"/>
              <w:left w:w="140.0" w:type="dxa"/>
              <w:bottom w:w="140.0" w:type="dxa"/>
              <w:right w:w="140.0" w:type="dxa"/>
            </w:tcMar>
            <w:vAlign w:val="top"/>
          </w:tcPr>
          <w:p w:rsidR="00000000" w:rsidDel="00000000" w:rsidP="00000000" w:rsidRDefault="00000000" w:rsidRPr="00000000" w14:paraId="00000154">
            <w:pPr>
              <w:pageBreakBefore w:val="0"/>
              <w:widowControl w:val="0"/>
              <w:spacing w:line="240" w:lineRule="auto"/>
              <w:rPr/>
            </w:pPr>
            <w:r w:rsidDel="00000000" w:rsidR="00000000" w:rsidRPr="00000000">
              <w:rPr>
                <w:rtl w:val="0"/>
              </w:rPr>
              <w:t xml:space="preserve">2017</w:t>
            </w:r>
          </w:p>
        </w:tc>
        <w:tc>
          <w:tcPr>
            <w:tcBorders>
              <w:top w:color="d9d9d9" w:space="0" w:sz="8" w:val="single"/>
              <w:left w:color="d9d9d9" w:space="0" w:sz="8" w:val="single"/>
              <w:bottom w:color="d9d9d9" w:space="0" w:sz="8" w:val="single"/>
              <w:right w:color="d9d9d9" w:space="0" w:sz="8" w:val="single"/>
            </w:tcBorders>
            <w:tcMar>
              <w:top w:w="140.0" w:type="dxa"/>
              <w:left w:w="140.0" w:type="dxa"/>
              <w:bottom w:w="140.0" w:type="dxa"/>
              <w:right w:w="140.0" w:type="dxa"/>
            </w:tcMar>
            <w:vAlign w:val="top"/>
          </w:tcPr>
          <w:p w:rsidR="00000000" w:rsidDel="00000000" w:rsidP="00000000" w:rsidRDefault="00000000" w:rsidRPr="00000000" w14:paraId="00000155">
            <w:pPr>
              <w:pageBreakBefore w:val="0"/>
              <w:widowControl w:val="0"/>
              <w:spacing w:line="240" w:lineRule="auto"/>
              <w:rPr/>
            </w:pPr>
            <w:r w:rsidDel="00000000" w:rsidR="00000000" w:rsidRPr="00000000">
              <w:rPr>
                <w:rtl w:val="0"/>
              </w:rPr>
              <w:t xml:space="preserve">Released in October 2017</w:t>
            </w:r>
          </w:p>
        </w:tc>
        <w:tc>
          <w:tcPr>
            <w:tcBorders>
              <w:top w:color="d9d9d9" w:space="0" w:sz="8" w:val="single"/>
              <w:left w:color="d9d9d9" w:space="0" w:sz="8" w:val="single"/>
              <w:bottom w:color="d9d9d9" w:space="0" w:sz="8" w:val="single"/>
              <w:right w:color="d9d9d9" w:space="0" w:sz="8" w:val="single"/>
            </w:tcBorders>
            <w:tcMar>
              <w:top w:w="140.0" w:type="dxa"/>
              <w:left w:w="140.0" w:type="dxa"/>
              <w:bottom w:w="140.0" w:type="dxa"/>
              <w:right w:w="140.0" w:type="dxa"/>
            </w:tcMar>
            <w:vAlign w:val="top"/>
          </w:tcPr>
          <w:p w:rsidR="00000000" w:rsidDel="00000000" w:rsidP="00000000" w:rsidRDefault="00000000" w:rsidRPr="00000000" w14:paraId="00000156">
            <w:pPr>
              <w:pageBreakBefore w:val="0"/>
              <w:widowControl w:val="0"/>
              <w:spacing w:line="240" w:lineRule="auto"/>
              <w:rPr/>
            </w:pPr>
            <w:r w:rsidDel="00000000" w:rsidR="00000000" w:rsidRPr="00000000">
              <w:rPr>
                <w:rtl w:val="0"/>
              </w:rPr>
              <w:t xml:space="preserve">Supported till October 2027</w:t>
            </w:r>
          </w:p>
        </w:tc>
      </w:tr>
      <w:tr>
        <w:trPr>
          <w:cantSplit w:val="0"/>
          <w:trHeight w:val="600" w:hRule="atLeast"/>
          <w:tblHeader w:val="0"/>
        </w:trPr>
        <w:tc>
          <w:tcPr>
            <w:tcBorders>
              <w:top w:color="d9d9d9" w:space="0" w:sz="8" w:val="single"/>
              <w:left w:color="d9d9d9" w:space="0" w:sz="8" w:val="single"/>
              <w:bottom w:color="d9d9d9" w:space="0" w:sz="8" w:val="single"/>
              <w:right w:color="d9d9d9" w:space="0" w:sz="8" w:val="single"/>
            </w:tcBorders>
            <w:tcMar>
              <w:top w:w="140.0" w:type="dxa"/>
              <w:left w:w="140.0" w:type="dxa"/>
              <w:bottom w:w="140.0" w:type="dxa"/>
              <w:right w:w="140.0" w:type="dxa"/>
            </w:tcMar>
            <w:vAlign w:val="top"/>
          </w:tcPr>
          <w:p w:rsidR="00000000" w:rsidDel="00000000" w:rsidP="00000000" w:rsidRDefault="00000000" w:rsidRPr="00000000" w14:paraId="00000157">
            <w:pPr>
              <w:pageBreakBefore w:val="0"/>
              <w:widowControl w:val="0"/>
              <w:spacing w:line="240" w:lineRule="auto"/>
              <w:rPr/>
            </w:pPr>
            <w:r w:rsidDel="00000000" w:rsidR="00000000" w:rsidRPr="00000000">
              <w:rPr>
                <w:rtl w:val="0"/>
              </w:rPr>
              <w:t xml:space="preserve">Postgres</w:t>
            </w:r>
          </w:p>
        </w:tc>
        <w:tc>
          <w:tcPr>
            <w:tcBorders>
              <w:top w:color="d9d9d9" w:space="0" w:sz="8" w:val="single"/>
              <w:left w:color="d9d9d9" w:space="0" w:sz="8" w:val="single"/>
              <w:bottom w:color="d9d9d9" w:space="0" w:sz="8" w:val="single"/>
              <w:right w:color="d9d9d9" w:space="0" w:sz="8" w:val="single"/>
            </w:tcBorders>
            <w:tcMar>
              <w:top w:w="140.0" w:type="dxa"/>
              <w:left w:w="140.0" w:type="dxa"/>
              <w:bottom w:w="140.0" w:type="dxa"/>
              <w:right w:w="140.0" w:type="dxa"/>
            </w:tcMar>
            <w:vAlign w:val="top"/>
          </w:tcPr>
          <w:p w:rsidR="00000000" w:rsidDel="00000000" w:rsidP="00000000" w:rsidRDefault="00000000" w:rsidRPr="00000000" w14:paraId="00000158">
            <w:pPr>
              <w:pageBreakBefore w:val="0"/>
              <w:widowControl w:val="0"/>
              <w:spacing w:line="240" w:lineRule="auto"/>
              <w:rPr/>
            </w:pPr>
            <w:r w:rsidDel="00000000" w:rsidR="00000000" w:rsidRPr="00000000">
              <w:rPr>
                <w:rtl w:val="0"/>
              </w:rPr>
              <w:t xml:space="preserve">10.11</w:t>
            </w:r>
          </w:p>
        </w:tc>
        <w:tc>
          <w:tcPr>
            <w:tcBorders>
              <w:top w:color="d9d9d9" w:space="0" w:sz="8" w:val="single"/>
              <w:left w:color="d9d9d9" w:space="0" w:sz="8" w:val="single"/>
              <w:bottom w:color="d9d9d9" w:space="0" w:sz="8" w:val="single"/>
              <w:right w:color="d9d9d9" w:space="0" w:sz="8" w:val="single"/>
            </w:tcBorders>
            <w:tcMar>
              <w:top w:w="140.0" w:type="dxa"/>
              <w:left w:w="140.0" w:type="dxa"/>
              <w:bottom w:w="140.0" w:type="dxa"/>
              <w:right w:w="140.0" w:type="dxa"/>
            </w:tcMar>
            <w:vAlign w:val="top"/>
          </w:tcPr>
          <w:p w:rsidR="00000000" w:rsidDel="00000000" w:rsidP="00000000" w:rsidRDefault="00000000" w:rsidRPr="00000000" w14:paraId="00000159">
            <w:pPr>
              <w:pageBreakBefore w:val="0"/>
              <w:widowControl w:val="0"/>
              <w:spacing w:line="240" w:lineRule="auto"/>
              <w:rPr/>
            </w:pPr>
            <w:r w:rsidDel="00000000" w:rsidR="00000000" w:rsidRPr="00000000">
              <w:rPr>
                <w:rtl w:val="0"/>
              </w:rPr>
              <w:t xml:space="preserve">Released in November 2019</w:t>
            </w:r>
          </w:p>
        </w:tc>
        <w:tc>
          <w:tcPr>
            <w:tcBorders>
              <w:top w:color="d9d9d9" w:space="0" w:sz="8" w:val="single"/>
              <w:left w:color="d9d9d9" w:space="0" w:sz="8" w:val="single"/>
              <w:bottom w:color="d9d9d9" w:space="0" w:sz="8" w:val="single"/>
              <w:right w:color="d9d9d9" w:space="0" w:sz="8" w:val="single"/>
            </w:tcBorders>
            <w:tcMar>
              <w:top w:w="140.0" w:type="dxa"/>
              <w:left w:w="140.0" w:type="dxa"/>
              <w:bottom w:w="140.0" w:type="dxa"/>
              <w:right w:w="140.0" w:type="dxa"/>
            </w:tcMar>
            <w:vAlign w:val="top"/>
          </w:tcPr>
          <w:p w:rsidR="00000000" w:rsidDel="00000000" w:rsidP="00000000" w:rsidRDefault="00000000" w:rsidRPr="00000000" w14:paraId="0000015A">
            <w:pPr>
              <w:pageBreakBefore w:val="0"/>
              <w:widowControl w:val="0"/>
              <w:spacing w:line="240" w:lineRule="auto"/>
              <w:rPr/>
            </w:pPr>
            <w:r w:rsidDel="00000000" w:rsidR="00000000" w:rsidRPr="00000000">
              <w:rPr>
                <w:rtl w:val="0"/>
              </w:rPr>
              <w:t xml:space="preserve">Supported till November 2022</w:t>
            </w:r>
          </w:p>
        </w:tc>
      </w:tr>
    </w:tbl>
    <w:p w:rsidR="00000000" w:rsidDel="00000000" w:rsidP="00000000" w:rsidRDefault="00000000" w:rsidRPr="00000000" w14:paraId="0000015B">
      <w:pPr>
        <w:pageBreakBefore w:val="0"/>
        <w:rPr/>
      </w:pPr>
      <w:r w:rsidDel="00000000" w:rsidR="00000000" w:rsidRPr="00000000">
        <w:rPr>
          <w:rtl w:val="0"/>
        </w:rPr>
      </w:r>
    </w:p>
    <w:p w:rsidR="00000000" w:rsidDel="00000000" w:rsidP="00000000" w:rsidRDefault="00000000" w:rsidRPr="00000000" w14:paraId="0000015C">
      <w:pPr>
        <w:pStyle w:val="Heading1"/>
        <w:pageBreakBefore w:val="0"/>
        <w:rPr/>
      </w:pPr>
      <w:bookmarkStart w:colFirst="0" w:colLast="0" w:name="_jysgu91rcl9s" w:id="12"/>
      <w:bookmarkEnd w:id="12"/>
      <w:r w:rsidDel="00000000" w:rsidR="00000000" w:rsidRPr="00000000">
        <w:br w:type="page"/>
      </w:r>
      <w:r w:rsidDel="00000000" w:rsidR="00000000" w:rsidRPr="00000000">
        <w:rPr>
          <w:rtl w:val="0"/>
        </w:rPr>
      </w:r>
    </w:p>
    <w:p w:rsidR="00000000" w:rsidDel="00000000" w:rsidP="00000000" w:rsidRDefault="00000000" w:rsidRPr="00000000" w14:paraId="0000015D">
      <w:pPr>
        <w:pStyle w:val="Heading1"/>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00" w:line="300" w:lineRule="auto"/>
        <w:ind w:left="0" w:right="0" w:firstLine="0"/>
        <w:jc w:val="left"/>
        <w:rPr>
          <w:color w:val="0b5394"/>
        </w:rPr>
      </w:pPr>
      <w:bookmarkStart w:colFirst="0" w:colLast="0" w:name="_ufg0is192ssq" w:id="13"/>
      <w:bookmarkEnd w:id="13"/>
      <w:r w:rsidDel="00000000" w:rsidR="00000000" w:rsidRPr="00000000">
        <w:rPr>
          <w:color w:val="0b5394"/>
          <w:rtl w:val="0"/>
        </w:rPr>
        <w:t xml:space="preserve">Detailed Findings</w:t>
      </w:r>
    </w:p>
    <w:p w:rsidR="00000000" w:rsidDel="00000000" w:rsidP="00000000" w:rsidRDefault="00000000" w:rsidRPr="00000000" w14:paraId="0000015E">
      <w:pPr>
        <w:pStyle w:val="Heading2"/>
        <w:pageBreakBefore w:val="0"/>
        <w:rPr>
          <w:b w:val="1"/>
        </w:rPr>
      </w:pPr>
      <w:bookmarkStart w:colFirst="0" w:colLast="0" w:name="_1ksv4uv" w:id="14"/>
      <w:bookmarkEnd w:id="14"/>
      <w:r w:rsidDel="00000000" w:rsidR="00000000" w:rsidRPr="00000000">
        <w:rPr>
          <w:b w:val="1"/>
          <w:rtl w:val="0"/>
        </w:rPr>
        <w:t xml:space="preserve">Architecture Quality</w:t>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3619500</wp:posOffset>
                </wp:positionH>
                <wp:positionV relativeFrom="paragraph">
                  <wp:posOffset>200025</wp:posOffset>
                </wp:positionV>
                <wp:extent cx="2981325" cy="1050562"/>
                <wp:effectExtent b="0" l="0" r="0" t="0"/>
                <wp:wrapSquare wrapText="bothSides" distB="114300" distT="114300" distL="114300" distR="114300"/>
                <wp:docPr id="1" name=""/>
                <a:graphic>
                  <a:graphicData uri="http://schemas.microsoft.com/office/word/2010/wordprocessingGroup">
                    <wpg:wgp>
                      <wpg:cNvGrpSpPr/>
                      <wpg:grpSpPr>
                        <a:xfrm>
                          <a:off x="3855338" y="3265650"/>
                          <a:ext cx="2981325" cy="1050562"/>
                          <a:chOff x="3855338" y="3265650"/>
                          <a:chExt cx="2981325" cy="1028700"/>
                        </a:xfrm>
                      </wpg:grpSpPr>
                      <wpg:grpSp>
                        <wpg:cNvGrpSpPr/>
                        <wpg:grpSpPr>
                          <a:xfrm>
                            <a:off x="3855338" y="3265650"/>
                            <a:ext cx="2981325" cy="1028700"/>
                            <a:chOff x="3855338" y="3265650"/>
                            <a:chExt cx="2981325" cy="1028700"/>
                          </a:xfrm>
                        </wpg:grpSpPr>
                        <wps:wsp>
                          <wps:cNvSpPr/>
                          <wps:cNvPr id="3" name="Shape 3"/>
                          <wps:spPr>
                            <a:xfrm>
                              <a:off x="3855338" y="3265650"/>
                              <a:ext cx="2981325" cy="1028676"/>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3855338" y="3859330"/>
                              <a:ext cx="2981325" cy="435020"/>
                            </a:xfrm>
                            <a:prstGeom prst="roundRect">
                              <a:avLst>
                                <a:gd fmla="val 50000" name="adj"/>
                              </a:avLst>
                            </a:prstGeom>
                            <a:noFill/>
                            <a:ln cap="flat" cmpd="sng" w="9525">
                              <a:solidFill>
                                <a:srgbClr val="666666"/>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 name="Shape 5"/>
                          <wps:spPr>
                            <a:xfrm>
                              <a:off x="5340339" y="3911788"/>
                              <a:ext cx="1451109" cy="329939"/>
                            </a:xfrm>
                            <a:prstGeom prst="roundRect">
                              <a:avLst>
                                <a:gd fmla="val 50000" name="adj"/>
                              </a:avLst>
                            </a:prstGeom>
                            <a:solidFill>
                              <a:srgbClr val="D9D9D9"/>
                            </a:solidFill>
                            <a:ln cap="flat" cmpd="sng" w="9525">
                              <a:solidFill>
                                <a:srgbClr val="FFFF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 name="Shape 6"/>
                          <wps:spPr>
                            <a:xfrm>
                              <a:off x="3900489" y="3911788"/>
                              <a:ext cx="2037470" cy="329939"/>
                            </a:xfrm>
                            <a:prstGeom prst="roundRect">
                              <a:avLst>
                                <a:gd fmla="val 50000" name="adj"/>
                              </a:avLst>
                            </a:prstGeom>
                            <a:solidFill>
                              <a:srgbClr val="434343"/>
                            </a:solidFill>
                            <a:ln cap="flat" cmpd="sng" w="9525">
                              <a:solidFill>
                                <a:srgbClr val="FFFF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 name="Shape 7"/>
                          <wps:spPr>
                            <a:xfrm>
                              <a:off x="4445576" y="3911660"/>
                              <a:ext cx="602062" cy="330252"/>
                            </a:xfrm>
                            <a:prstGeom prst="rect">
                              <a:avLst/>
                            </a:prstGeom>
                            <a:solidFill>
                              <a:srgbClr val="666666"/>
                            </a:solidFill>
                            <a:ln cap="flat" cmpd="sng" w="9525">
                              <a:solidFill>
                                <a:srgbClr val="FFFF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 name="Shape 8"/>
                          <wps:spPr>
                            <a:xfrm>
                              <a:off x="5044857" y="3911660"/>
                              <a:ext cx="602062" cy="330252"/>
                            </a:xfrm>
                            <a:prstGeom prst="rect">
                              <a:avLst/>
                            </a:prstGeom>
                            <a:solidFill>
                              <a:srgbClr val="B7B7B7"/>
                            </a:solidFill>
                            <a:ln cap="flat" cmpd="sng" w="9525">
                              <a:solidFill>
                                <a:srgbClr val="FFFF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 name="Shape 9"/>
                          <wps:spPr>
                            <a:xfrm>
                              <a:off x="5644117" y="3911660"/>
                              <a:ext cx="602062" cy="330252"/>
                            </a:xfrm>
                            <a:prstGeom prst="rect">
                              <a:avLst/>
                            </a:prstGeom>
                            <a:solidFill>
                              <a:srgbClr val="D9D9D9"/>
                            </a:solidFill>
                            <a:ln cap="flat" cmpd="sng" w="9525">
                              <a:solidFill>
                                <a:srgbClr val="FFFF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 name="Shape 10"/>
                          <wps:spPr>
                            <a:xfrm>
                              <a:off x="5191527" y="3753104"/>
                              <a:ext cx="177140" cy="158684"/>
                            </a:xfrm>
                            <a:prstGeom prst="flowChartMerge">
                              <a:avLst/>
                            </a:prstGeom>
                            <a:solidFill>
                              <a:srgbClr val="6FA8DC"/>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 name="Shape 11"/>
                          <wps:spPr>
                            <a:xfrm>
                              <a:off x="5789297" y="3632336"/>
                              <a:ext cx="311949" cy="279452"/>
                            </a:xfrm>
                            <a:prstGeom prst="flowChartMerge">
                              <a:avLst/>
                            </a:prstGeom>
                            <a:solidFill>
                              <a:srgbClr val="0B5394"/>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 name="Shape 12"/>
                          <wps:spPr>
                            <a:xfrm>
                              <a:off x="4084774" y="3958448"/>
                              <a:ext cx="233095" cy="236743"/>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8"/>
                                    <w:vertAlign w:val="baseline"/>
                                  </w:rPr>
                                  <w:t xml:space="preserve">1</w:t>
                                </w:r>
                              </w:p>
                            </w:txbxContent>
                          </wps:txbx>
                          <wps:bodyPr anchorCtr="0" anchor="ctr" bIns="0" lIns="0" spcFirstLastPara="1" rIns="0" wrap="square" tIns="0">
                            <a:noAutofit/>
                          </wps:bodyPr>
                        </wps:wsp>
                        <wps:wsp>
                          <wps:cNvSpPr/>
                          <wps:cNvPr id="13" name="Shape 13"/>
                          <wps:spPr>
                            <a:xfrm>
                              <a:off x="4602071" y="3958448"/>
                              <a:ext cx="233095" cy="236743"/>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8"/>
                                    <w:vertAlign w:val="baseline"/>
                                  </w:rPr>
                                  <w:t xml:space="preserve">2</w:t>
                                </w:r>
                              </w:p>
                            </w:txbxContent>
                          </wps:txbx>
                          <wps:bodyPr anchorCtr="0" anchor="ctr" bIns="0" lIns="0" spcFirstLastPara="1" rIns="0" wrap="square" tIns="0">
                            <a:noAutofit/>
                          </wps:bodyPr>
                        </wps:wsp>
                        <wps:wsp>
                          <wps:cNvSpPr/>
                          <wps:cNvPr id="14" name="Shape 14"/>
                          <wps:spPr>
                            <a:xfrm>
                              <a:off x="5203898" y="3958448"/>
                              <a:ext cx="233095" cy="236743"/>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8"/>
                                    <w:vertAlign w:val="baseline"/>
                                  </w:rPr>
                                  <w:t xml:space="preserve">3</w:t>
                                </w:r>
                              </w:p>
                            </w:txbxContent>
                          </wps:txbx>
                          <wps:bodyPr anchorCtr="0" anchor="ctr" bIns="0" lIns="0" spcFirstLastPara="1" rIns="0" wrap="square" tIns="0">
                            <a:noAutofit/>
                          </wps:bodyPr>
                        </wps:wsp>
                        <wps:wsp>
                          <wps:cNvSpPr/>
                          <wps:cNvPr id="15" name="Shape 15"/>
                          <wps:spPr>
                            <a:xfrm>
                              <a:off x="5828665" y="3958448"/>
                              <a:ext cx="233095" cy="236743"/>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999999"/>
                                    <w:sz w:val="28"/>
                                    <w:vertAlign w:val="baseline"/>
                                  </w:rPr>
                                  <w:t xml:space="preserve">4</w:t>
                                </w:r>
                              </w:p>
                            </w:txbxContent>
                          </wps:txbx>
                          <wps:bodyPr anchorCtr="0" anchor="ctr" bIns="0" lIns="0" spcFirstLastPara="1" rIns="0" wrap="square" tIns="0">
                            <a:noAutofit/>
                          </wps:bodyPr>
                        </wps:wsp>
                        <wps:wsp>
                          <wps:cNvSpPr/>
                          <wps:cNvPr id="16" name="Shape 16"/>
                          <wps:spPr>
                            <a:xfrm>
                              <a:off x="6373892" y="3958448"/>
                              <a:ext cx="233095" cy="236743"/>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999999"/>
                                    <w:sz w:val="28"/>
                                    <w:vertAlign w:val="baseline"/>
                                  </w:rPr>
                                  <w:t xml:space="preserve">5</w:t>
                                </w:r>
                              </w:p>
                            </w:txbxContent>
                          </wps:txbx>
                          <wps:bodyPr anchorCtr="0" anchor="ctr" bIns="0" lIns="0" spcFirstLastPara="1" rIns="0" wrap="square" tIns="0">
                            <a:noAutofit/>
                          </wps:bodyPr>
                        </wps:wsp>
                        <wps:wsp>
                          <wps:cNvSpPr/>
                          <wps:cNvPr id="17" name="Shape 17"/>
                          <wps:spPr>
                            <a:xfrm>
                              <a:off x="5153642" y="3265650"/>
                              <a:ext cx="1583357" cy="279588"/>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Open Sans" w:cs="Open Sans" w:eastAsia="Open Sans" w:hAnsi="Open Sans"/>
                                    <w:b w:val="1"/>
                                    <w:i w:val="0"/>
                                    <w:smallCaps w:val="0"/>
                                    <w:strike w:val="0"/>
                                    <w:color w:val="000000"/>
                                    <w:sz w:val="20"/>
                                    <w:vertAlign w:val="baseline"/>
                                  </w:rPr>
                                  <w:t xml:space="preserve">Recommended Target </w:t>
                                </w:r>
                                <w:r w:rsidDel="00000000" w:rsidR="00000000" w:rsidRPr="00000000">
                                  <w:rPr>
                                    <w:rFonts w:ascii="Open Sans" w:cs="Open Sans" w:eastAsia="Open Sans" w:hAnsi="Open Sans"/>
                                    <w:b w:val="1"/>
                                    <w:i w:val="0"/>
                                    <w:smallCaps w:val="0"/>
                                    <w:strike w:val="0"/>
                                    <w:color w:val="000000"/>
                                    <w:sz w:val="20"/>
                                    <w:vertAlign w:val="baseline"/>
                                  </w:rPr>
                                  <w:br w:type="textWrapping"/>
                                </w:r>
                                <w:r w:rsidDel="00000000" w:rsidR="00000000" w:rsidRPr="00000000">
                                  <w:rPr>
                                    <w:rFonts w:ascii="Open Sans" w:cs="Open Sans" w:eastAsia="Open Sans" w:hAnsi="Open Sans"/>
                                    <w:b w:val="1"/>
                                    <w:i w:val="0"/>
                                    <w:smallCaps w:val="0"/>
                                    <w:strike w:val="0"/>
                                    <w:color w:val="000000"/>
                                    <w:sz w:val="20"/>
                                    <w:vertAlign w:val="baseline"/>
                                  </w:rPr>
                                  <w:t xml:space="preserve">Score</w:t>
                                </w:r>
                              </w:p>
                            </w:txbxContent>
                          </wps:txbx>
                          <wps:bodyPr anchorCtr="0" anchor="ctr" bIns="91425" lIns="91425" spcFirstLastPara="1" rIns="91425" wrap="square" tIns="91425">
                            <a:noAutofit/>
                          </wps:bodyPr>
                        </wps:wsp>
                        <wps:wsp>
                          <wps:cNvSpPr/>
                          <wps:cNvPr id="18" name="Shape 18"/>
                          <wps:spPr>
                            <a:xfrm>
                              <a:off x="4388715" y="3473517"/>
                              <a:ext cx="1192349" cy="279588"/>
                            </a:xfrm>
                            <a:prstGeom prst="rect">
                              <a:avLst/>
                            </a:prstGeom>
                            <a:noFill/>
                            <a:ln>
                              <a:noFill/>
                            </a:ln>
                          </wps:spPr>
                          <wps:txbx>
                            <w:txbxContent>
                              <w:p w:rsidR="00000000" w:rsidDel="00000000" w:rsidP="00000000" w:rsidRDefault="00000000" w:rsidRPr="00000000">
                                <w:pPr>
                                  <w:spacing w:after="0" w:before="0" w:line="240"/>
                                  <w:ind w:left="0" w:right="0" w:firstLine="0"/>
                                  <w:jc w:val="right"/>
                                  <w:textDirection w:val="btLr"/>
                                </w:pPr>
                                <w:r w:rsidDel="00000000" w:rsidR="00000000" w:rsidRPr="00000000">
                                  <w:rPr>
                                    <w:rFonts w:ascii="Open Sans" w:cs="Open Sans" w:eastAsia="Open Sans" w:hAnsi="Open Sans"/>
                                    <w:b w:val="1"/>
                                    <w:i w:val="0"/>
                                    <w:smallCaps w:val="0"/>
                                    <w:strike w:val="0"/>
                                    <w:color w:val="000000"/>
                                    <w:sz w:val="20"/>
                                    <w:vertAlign w:val="baseline"/>
                                  </w:rPr>
                                  <w:t xml:space="preserve">Current Score</w:t>
                                </w:r>
                              </w:p>
                            </w:txbxContent>
                          </wps:txbx>
                          <wps:bodyPr anchorCtr="0" anchor="ctr" bIns="91425" lIns="91425" spcFirstLastPara="1" rIns="91425" wrap="square" tIns="91425">
                            <a:noAutofit/>
                          </wps:bodyPr>
                        </wps:wsp>
                      </wpg:grpSp>
                    </wpg:wgp>
                  </a:graphicData>
                </a:graphic>
              </wp:anchor>
            </w:drawing>
          </mc:Choice>
          <mc:Fallback>
            <w:drawing>
              <wp:anchor allowOverlap="1" behindDoc="0" distB="114300" distT="114300" distL="114300" distR="114300" hidden="0" layoutInCell="1" locked="0" relativeHeight="0" simplePos="0">
                <wp:simplePos x="0" y="0"/>
                <wp:positionH relativeFrom="column">
                  <wp:posOffset>3619500</wp:posOffset>
                </wp:positionH>
                <wp:positionV relativeFrom="paragraph">
                  <wp:posOffset>200025</wp:posOffset>
                </wp:positionV>
                <wp:extent cx="2981325" cy="1050562"/>
                <wp:effectExtent b="0" l="0" r="0" t="0"/>
                <wp:wrapSquare wrapText="bothSides" distB="114300" distT="114300" distL="114300" distR="114300"/>
                <wp:docPr id="1" name="image1.png"/>
                <a:graphic>
                  <a:graphicData uri="http://schemas.openxmlformats.org/drawingml/2006/picture">
                    <pic:pic>
                      <pic:nvPicPr>
                        <pic:cNvPr id="0" name="image1.png"/>
                        <pic:cNvPicPr preferRelativeResize="0"/>
                      </pic:nvPicPr>
                      <pic:blipFill>
                        <a:blip r:embed="rId8"/>
                        <a:srcRect/>
                        <a:stretch>
                          <a:fillRect/>
                        </a:stretch>
                      </pic:blipFill>
                      <pic:spPr>
                        <a:xfrm>
                          <a:off x="0" y="0"/>
                          <a:ext cx="2981325" cy="1050562"/>
                        </a:xfrm>
                        <a:prstGeom prst="rect"/>
                        <a:ln/>
                      </pic:spPr>
                    </pic:pic>
                  </a:graphicData>
                </a:graphic>
              </wp:anchor>
            </w:drawing>
          </mc:Fallback>
        </mc:AlternateContent>
      </w:r>
    </w:p>
    <w:p w:rsidR="00000000" w:rsidDel="00000000" w:rsidP="00000000" w:rsidRDefault="00000000" w:rsidRPr="00000000" w14:paraId="0000015F">
      <w:pPr>
        <w:pageBreakBefore w:val="0"/>
        <w:rPr/>
      </w:pPr>
      <w:r w:rsidDel="00000000" w:rsidR="00000000" w:rsidRPr="00000000">
        <w:rPr>
          <w:rtl w:val="0"/>
        </w:rPr>
      </w:r>
    </w:p>
    <w:p w:rsidR="00000000" w:rsidDel="00000000" w:rsidP="00000000" w:rsidRDefault="00000000" w:rsidRPr="00000000" w14:paraId="00000160">
      <w:pPr>
        <w:pStyle w:val="Heading3"/>
        <w:pageBreakBefore w:val="0"/>
        <w:rPr>
          <w:b w:val="1"/>
        </w:rPr>
      </w:pPr>
      <w:bookmarkStart w:colFirst="0" w:colLast="0" w:name="_2jxsxqh" w:id="15"/>
      <w:bookmarkEnd w:id="15"/>
      <w:r w:rsidDel="00000000" w:rsidR="00000000" w:rsidRPr="00000000">
        <w:rPr>
          <w:b w:val="1"/>
          <w:rtl w:val="0"/>
        </w:rPr>
        <w:t xml:space="preserve">Strengths</w:t>
      </w:r>
    </w:p>
    <w:p w:rsidR="00000000" w:rsidDel="00000000" w:rsidP="00000000" w:rsidRDefault="00000000" w:rsidRPr="00000000" w14:paraId="00000161">
      <w:pPr>
        <w:pageBreakBefore w:val="0"/>
        <w:widowControl w:val="0"/>
        <w:numPr>
          <w:ilvl w:val="0"/>
          <w:numId w:val="1"/>
        </w:numPr>
        <w:spacing w:after="0" w:lineRule="auto"/>
        <w:ind w:left="720" w:hanging="360"/>
        <w:rPr/>
      </w:pPr>
      <w:r w:rsidDel="00000000" w:rsidR="00000000" w:rsidRPr="00000000">
        <w:rPr>
          <w:rtl w:val="0"/>
        </w:rPr>
        <w:t xml:space="preserve">&lt;target product&gt; 3.0 has broken the 2.0 monolith and transitioned into a service based architecture. The layers are being evolved for adding new business functionality.</w:t>
      </w:r>
    </w:p>
    <w:p w:rsidR="00000000" w:rsidDel="00000000" w:rsidP="00000000" w:rsidRDefault="00000000" w:rsidRPr="00000000" w14:paraId="00000162">
      <w:pPr>
        <w:pageBreakBefore w:val="0"/>
        <w:widowControl w:val="0"/>
        <w:numPr>
          <w:ilvl w:val="0"/>
          <w:numId w:val="1"/>
        </w:numPr>
        <w:spacing w:after="0" w:lineRule="auto"/>
        <w:ind w:left="720" w:hanging="360"/>
        <w:rPr/>
      </w:pPr>
      <w:r w:rsidDel="00000000" w:rsidR="00000000" w:rsidRPr="00000000">
        <w:rPr>
          <w:rtl w:val="0"/>
        </w:rPr>
        <w:t xml:space="preserve">Performance measurement across major releases is being done.</w:t>
      </w:r>
    </w:p>
    <w:p w:rsidR="00000000" w:rsidDel="00000000" w:rsidP="00000000" w:rsidRDefault="00000000" w:rsidRPr="00000000" w14:paraId="00000163">
      <w:pPr>
        <w:pageBreakBefore w:val="0"/>
        <w:widowControl w:val="0"/>
        <w:numPr>
          <w:ilvl w:val="0"/>
          <w:numId w:val="1"/>
        </w:numPr>
        <w:spacing w:after="0" w:lineRule="auto"/>
        <w:ind w:left="720" w:hanging="360"/>
        <w:rPr/>
      </w:pPr>
      <w:r w:rsidDel="00000000" w:rsidR="00000000" w:rsidRPr="00000000">
        <w:rPr>
          <w:rtl w:val="0"/>
        </w:rPr>
        <w:t xml:space="preserve">The Architecture supports horizontal scalability. (Though it is not used.)</w:t>
      </w:r>
    </w:p>
    <w:p w:rsidR="00000000" w:rsidDel="00000000" w:rsidP="00000000" w:rsidRDefault="00000000" w:rsidRPr="00000000" w14:paraId="00000164">
      <w:pPr>
        <w:pageBreakBefore w:val="0"/>
        <w:widowControl w:val="0"/>
        <w:numPr>
          <w:ilvl w:val="0"/>
          <w:numId w:val="1"/>
        </w:numPr>
        <w:spacing w:after="160" w:lineRule="auto"/>
        <w:ind w:left="720" w:hanging="360"/>
        <w:rPr/>
      </w:pPr>
      <w:r w:rsidDel="00000000" w:rsidR="00000000" w:rsidRPr="00000000">
        <w:rPr>
          <w:rtl w:val="0"/>
        </w:rPr>
        <w:t xml:space="preserve">The UI architecture is moving to a modern stack (React)</w:t>
      </w:r>
    </w:p>
    <w:p w:rsidR="00000000" w:rsidDel="00000000" w:rsidP="00000000" w:rsidRDefault="00000000" w:rsidRPr="00000000" w14:paraId="00000165">
      <w:pPr>
        <w:pStyle w:val="Heading3"/>
        <w:pageBreakBefore w:val="0"/>
        <w:widowControl w:val="0"/>
        <w:spacing w:after="160" w:lineRule="auto"/>
        <w:rPr>
          <w:b w:val="1"/>
        </w:rPr>
      </w:pPr>
      <w:bookmarkStart w:colFirst="0" w:colLast="0" w:name="_wrpla2gogit7" w:id="16"/>
      <w:bookmarkEnd w:id="16"/>
      <w:r w:rsidDel="00000000" w:rsidR="00000000" w:rsidRPr="00000000">
        <w:rPr>
          <w:b w:val="1"/>
          <w:rtl w:val="0"/>
        </w:rPr>
        <w:t xml:space="preserve">Current and Recommended Target State</w:t>
      </w:r>
    </w:p>
    <w:p w:rsidR="00000000" w:rsidDel="00000000" w:rsidP="00000000" w:rsidRDefault="00000000" w:rsidRPr="00000000" w14:paraId="00000166">
      <w:pPr>
        <w:pageBreakBefore w:val="0"/>
        <w:widowControl w:val="0"/>
        <w:spacing w:after="160" w:lineRule="auto"/>
        <w:ind w:left="0" w:firstLine="0"/>
        <w:jc w:val="center"/>
        <w:rPr/>
      </w:pPr>
      <w:r w:rsidDel="00000000" w:rsidR="00000000" w:rsidRPr="00000000">
        <w:rPr/>
        <w:drawing>
          <wp:inline distB="114300" distT="114300" distL="114300" distR="114300">
            <wp:extent cx="4461253" cy="4601292"/>
            <wp:effectExtent b="0" l="0" r="0" t="0"/>
            <wp:docPr descr="Chart" id="8" name="image2.png"/>
            <a:graphic>
              <a:graphicData uri="http://schemas.openxmlformats.org/drawingml/2006/picture">
                <pic:pic>
                  <pic:nvPicPr>
                    <pic:cNvPr descr="Chart" id="0" name="image2.png"/>
                    <pic:cNvPicPr preferRelativeResize="0"/>
                  </pic:nvPicPr>
                  <pic:blipFill>
                    <a:blip r:embed="rId9"/>
                    <a:srcRect b="0" l="0" r="0" t="0"/>
                    <a:stretch>
                      <a:fillRect/>
                    </a:stretch>
                  </pic:blipFill>
                  <pic:spPr>
                    <a:xfrm>
                      <a:off x="0" y="0"/>
                      <a:ext cx="4461253" cy="4601292"/>
                    </a:xfrm>
                    <a:prstGeom prst="rect"/>
                    <a:ln/>
                  </pic:spPr>
                </pic:pic>
              </a:graphicData>
            </a:graphic>
          </wp:inline>
        </w:drawing>
      </w:r>
      <w:r w:rsidDel="00000000" w:rsidR="00000000" w:rsidRPr="00000000">
        <w:rPr>
          <w:rtl w:val="0"/>
        </w:rPr>
      </w:r>
    </w:p>
    <w:p w:rsidR="00000000" w:rsidDel="00000000" w:rsidP="00000000" w:rsidRDefault="00000000" w:rsidRPr="00000000" w14:paraId="00000167">
      <w:pPr>
        <w:pStyle w:val="Heading3"/>
        <w:pageBreakBefore w:val="0"/>
        <w:rPr>
          <w:b w:val="1"/>
        </w:rPr>
      </w:pPr>
      <w:bookmarkStart w:colFirst="0" w:colLast="0" w:name="_z337ya" w:id="17"/>
      <w:bookmarkEnd w:id="17"/>
      <w:r w:rsidDel="00000000" w:rsidR="00000000" w:rsidRPr="00000000">
        <w:rPr>
          <w:b w:val="1"/>
          <w:rtl w:val="0"/>
        </w:rPr>
        <w:t xml:space="preserve">Recommendations</w:t>
      </w:r>
    </w:p>
    <w:p w:rsidR="00000000" w:rsidDel="00000000" w:rsidP="00000000" w:rsidRDefault="00000000" w:rsidRPr="00000000" w14:paraId="00000168">
      <w:pPr>
        <w:pageBreakBefore w:val="0"/>
        <w:rPr>
          <w:b w:val="1"/>
        </w:rPr>
      </w:pPr>
      <w:r w:rsidDel="00000000" w:rsidR="00000000" w:rsidRPr="00000000">
        <w:rPr>
          <w:b w:val="1"/>
          <w:rtl w:val="0"/>
        </w:rPr>
        <w:t xml:space="preserve">Improve the design and structure of the service layer</w:t>
      </w:r>
    </w:p>
    <w:p w:rsidR="00000000" w:rsidDel="00000000" w:rsidP="00000000" w:rsidRDefault="00000000" w:rsidRPr="00000000" w14:paraId="00000169">
      <w:pPr>
        <w:pageBreakBefore w:val="0"/>
        <w:numPr>
          <w:ilvl w:val="0"/>
          <w:numId w:val="29"/>
        </w:numPr>
        <w:ind w:left="720" w:hanging="360"/>
        <w:rPr/>
      </w:pPr>
      <w:r w:rsidDel="00000000" w:rsidR="00000000" w:rsidRPr="00000000">
        <w:rPr>
          <w:rtl w:val="0"/>
        </w:rPr>
        <w:t xml:space="preserve">Currently Components are tightly coupled and can be improved by restructuring domain components (entities, services, DAO, interfaces)</w:t>
      </w:r>
    </w:p>
    <w:p w:rsidR="00000000" w:rsidDel="00000000" w:rsidP="00000000" w:rsidRDefault="00000000" w:rsidRPr="00000000" w14:paraId="0000016A">
      <w:pPr>
        <w:pageBreakBefore w:val="0"/>
        <w:numPr>
          <w:ilvl w:val="0"/>
          <w:numId w:val="29"/>
        </w:numPr>
        <w:ind w:left="720" w:hanging="360"/>
        <w:rPr>
          <w:u w:val="none"/>
        </w:rPr>
      </w:pPr>
      <w:r w:rsidDel="00000000" w:rsidR="00000000" w:rsidRPr="00000000">
        <w:rPr>
          <w:rtl w:val="0"/>
        </w:rPr>
        <w:t xml:space="preserve">API design should follow RESTful API standards using proper HTTP methods for CRUD operations</w:t>
      </w:r>
    </w:p>
    <w:p w:rsidR="00000000" w:rsidDel="00000000" w:rsidP="00000000" w:rsidRDefault="00000000" w:rsidRPr="00000000" w14:paraId="0000016B">
      <w:pPr>
        <w:pageBreakBefore w:val="0"/>
        <w:numPr>
          <w:ilvl w:val="0"/>
          <w:numId w:val="29"/>
        </w:numPr>
        <w:ind w:left="720" w:hanging="360"/>
      </w:pPr>
      <w:r w:rsidDel="00000000" w:rsidR="00000000" w:rsidRPr="00000000">
        <w:rPr>
          <w:rtl w:val="0"/>
        </w:rPr>
        <w:t xml:space="preserve">Single monolithic shared database between all services limits scalability of the product</w:t>
      </w:r>
    </w:p>
    <w:p w:rsidR="00000000" w:rsidDel="00000000" w:rsidP="00000000" w:rsidRDefault="00000000" w:rsidRPr="00000000" w14:paraId="0000016C">
      <w:pPr>
        <w:pageBreakBefore w:val="0"/>
        <w:numPr>
          <w:ilvl w:val="0"/>
          <w:numId w:val="29"/>
        </w:numPr>
        <w:ind w:left="720" w:hanging="360"/>
        <w:rPr/>
      </w:pPr>
      <w:r w:rsidDel="00000000" w:rsidR="00000000" w:rsidRPr="00000000">
        <w:rPr>
          <w:rtl w:val="0"/>
        </w:rPr>
        <w:t xml:space="preserve">Having a common database results in increasing the blast radius in the event of an attack/outage</w:t>
      </w:r>
    </w:p>
    <w:p w:rsidR="00000000" w:rsidDel="00000000" w:rsidP="00000000" w:rsidRDefault="00000000" w:rsidRPr="00000000" w14:paraId="0000016D">
      <w:pPr>
        <w:pageBreakBefore w:val="0"/>
        <w:rPr/>
      </w:pPr>
      <w:r w:rsidDel="00000000" w:rsidR="00000000" w:rsidRPr="00000000">
        <w:rPr>
          <w:rtl w:val="0"/>
        </w:rPr>
      </w:r>
    </w:p>
    <w:p w:rsidR="00000000" w:rsidDel="00000000" w:rsidP="00000000" w:rsidRDefault="00000000" w:rsidRPr="00000000" w14:paraId="0000016E">
      <w:pPr>
        <w:pageBreakBefore w:val="0"/>
        <w:rPr>
          <w:b w:val="1"/>
        </w:rPr>
      </w:pPr>
      <w:r w:rsidDel="00000000" w:rsidR="00000000" w:rsidRPr="00000000">
        <w:rPr>
          <w:b w:val="1"/>
          <w:rtl w:val="0"/>
        </w:rPr>
        <w:t xml:space="preserve">Migrate to efficient development branching workflow</w:t>
      </w:r>
    </w:p>
    <w:p w:rsidR="00000000" w:rsidDel="00000000" w:rsidP="00000000" w:rsidRDefault="00000000" w:rsidRPr="00000000" w14:paraId="0000016F">
      <w:pPr>
        <w:pageBreakBefore w:val="0"/>
        <w:numPr>
          <w:ilvl w:val="0"/>
          <w:numId w:val="4"/>
        </w:numPr>
        <w:ind w:left="720" w:hanging="360"/>
        <w:rPr/>
      </w:pPr>
      <w:r w:rsidDel="00000000" w:rsidR="00000000" w:rsidRPr="00000000">
        <w:rPr>
          <w:rtl w:val="0"/>
        </w:rPr>
        <w:t xml:space="preserve">The git repository doesn’t reflect good branching/review methodology. Merge/Review process should be enforced for every feature development.</w:t>
      </w:r>
    </w:p>
    <w:p w:rsidR="00000000" w:rsidDel="00000000" w:rsidP="00000000" w:rsidRDefault="00000000" w:rsidRPr="00000000" w14:paraId="00000170">
      <w:pPr>
        <w:pageBreakBefore w:val="0"/>
        <w:numPr>
          <w:ilvl w:val="0"/>
          <w:numId w:val="4"/>
        </w:numPr>
        <w:ind w:left="720" w:hanging="360"/>
        <w:rPr/>
      </w:pPr>
      <w:r w:rsidDel="00000000" w:rsidR="00000000" w:rsidRPr="00000000">
        <w:rPr>
          <w:rtl w:val="0"/>
        </w:rPr>
        <w:t xml:space="preserve">The Dev &amp; QA cycles should happen on the feature branch before it gets integrated. This will ensure quality code in the code mainline.</w:t>
      </w:r>
    </w:p>
    <w:p w:rsidR="00000000" w:rsidDel="00000000" w:rsidP="00000000" w:rsidRDefault="00000000" w:rsidRPr="00000000" w14:paraId="00000171">
      <w:pPr>
        <w:pageBreakBefore w:val="0"/>
        <w:numPr>
          <w:ilvl w:val="0"/>
          <w:numId w:val="4"/>
        </w:numPr>
        <w:ind w:left="720" w:hanging="360"/>
        <w:rPr/>
      </w:pPr>
      <w:r w:rsidDel="00000000" w:rsidR="00000000" w:rsidRPr="00000000">
        <w:rPr>
          <w:rtl w:val="0"/>
        </w:rPr>
        <w:t xml:space="preserve">Each feature should have a separate short-lived branch (ideally limited to only one sprint)</w:t>
      </w:r>
    </w:p>
    <w:p w:rsidR="00000000" w:rsidDel="00000000" w:rsidP="00000000" w:rsidRDefault="00000000" w:rsidRPr="00000000" w14:paraId="00000172">
      <w:pPr>
        <w:pageBreakBefore w:val="0"/>
        <w:rPr/>
      </w:pPr>
      <w:r w:rsidDel="00000000" w:rsidR="00000000" w:rsidRPr="00000000">
        <w:rPr>
          <w:rtl w:val="0"/>
        </w:rPr>
      </w:r>
    </w:p>
    <w:p w:rsidR="00000000" w:rsidDel="00000000" w:rsidP="00000000" w:rsidRDefault="00000000" w:rsidRPr="00000000" w14:paraId="00000173">
      <w:pPr>
        <w:pageBreakBefore w:val="0"/>
        <w:rPr>
          <w:b w:val="1"/>
        </w:rPr>
      </w:pPr>
      <w:r w:rsidDel="00000000" w:rsidR="00000000" w:rsidRPr="00000000">
        <w:rPr>
          <w:b w:val="1"/>
          <w:rtl w:val="0"/>
        </w:rPr>
        <w:t xml:space="preserve">Improve architecture documentation, create Architecture decision records (ADRs)</w:t>
      </w:r>
    </w:p>
    <w:p w:rsidR="00000000" w:rsidDel="00000000" w:rsidP="00000000" w:rsidRDefault="00000000" w:rsidRPr="00000000" w14:paraId="00000174">
      <w:pPr>
        <w:pageBreakBefore w:val="0"/>
        <w:numPr>
          <w:ilvl w:val="0"/>
          <w:numId w:val="23"/>
        </w:numPr>
        <w:ind w:left="720" w:hanging="360"/>
        <w:rPr/>
      </w:pPr>
      <w:r w:rsidDel="00000000" w:rsidR="00000000" w:rsidRPr="00000000">
        <w:rPr>
          <w:rtl w:val="0"/>
        </w:rPr>
        <w:t xml:space="preserve">No ADRs for existing architecture</w:t>
      </w:r>
    </w:p>
    <w:p w:rsidR="00000000" w:rsidDel="00000000" w:rsidP="00000000" w:rsidRDefault="00000000" w:rsidRPr="00000000" w14:paraId="00000175">
      <w:pPr>
        <w:pageBreakBefore w:val="0"/>
        <w:numPr>
          <w:ilvl w:val="0"/>
          <w:numId w:val="23"/>
        </w:numPr>
        <w:ind w:left="720" w:hanging="360"/>
        <w:rPr/>
      </w:pPr>
      <w:r w:rsidDel="00000000" w:rsidR="00000000" w:rsidRPr="00000000">
        <w:rPr>
          <w:rtl w:val="0"/>
        </w:rPr>
        <w:t xml:space="preserve">Current documentation is incomplete, very high-level and inaccurate</w:t>
      </w:r>
    </w:p>
    <w:p w:rsidR="00000000" w:rsidDel="00000000" w:rsidP="00000000" w:rsidRDefault="00000000" w:rsidRPr="00000000" w14:paraId="00000176">
      <w:pPr>
        <w:pageBreakBefore w:val="0"/>
        <w:numPr>
          <w:ilvl w:val="0"/>
          <w:numId w:val="23"/>
        </w:numPr>
        <w:ind w:left="720" w:hanging="360"/>
        <w:rPr/>
      </w:pPr>
      <w:r w:rsidDel="00000000" w:rsidR="00000000" w:rsidRPr="00000000">
        <w:rPr>
          <w:rtl w:val="0"/>
        </w:rPr>
        <w:t xml:space="preserve">Component boundaries and interactions are not clearly depicted</w:t>
      </w:r>
    </w:p>
    <w:p w:rsidR="00000000" w:rsidDel="00000000" w:rsidP="00000000" w:rsidRDefault="00000000" w:rsidRPr="00000000" w14:paraId="00000177">
      <w:pPr>
        <w:pageBreakBefore w:val="0"/>
        <w:numPr>
          <w:ilvl w:val="0"/>
          <w:numId w:val="23"/>
        </w:numPr>
        <w:ind w:left="720" w:hanging="360"/>
        <w:rPr/>
      </w:pPr>
      <w:r w:rsidDel="00000000" w:rsidR="00000000" w:rsidRPr="00000000">
        <w:rPr>
          <w:rtl w:val="0"/>
        </w:rPr>
        <w:t xml:space="preserve">No FAQ available for the end users</w:t>
      </w:r>
    </w:p>
    <w:p w:rsidR="00000000" w:rsidDel="00000000" w:rsidP="00000000" w:rsidRDefault="00000000" w:rsidRPr="00000000" w14:paraId="00000178">
      <w:pPr>
        <w:pageBreakBefore w:val="0"/>
        <w:numPr>
          <w:ilvl w:val="0"/>
          <w:numId w:val="23"/>
        </w:numPr>
        <w:ind w:left="720" w:hanging="360"/>
        <w:rPr/>
      </w:pPr>
      <w:r w:rsidDel="00000000" w:rsidR="00000000" w:rsidRPr="00000000">
        <w:rPr>
          <w:rtl w:val="0"/>
        </w:rPr>
        <w:t xml:space="preserve">All of the above makes onboarding new team members very difficult and inconsistent increasing people dependency for existing members</w:t>
      </w:r>
    </w:p>
    <w:p w:rsidR="00000000" w:rsidDel="00000000" w:rsidP="00000000" w:rsidRDefault="00000000" w:rsidRPr="00000000" w14:paraId="00000179">
      <w:pPr>
        <w:pageBreakBefore w:val="0"/>
        <w:rPr/>
      </w:pPr>
      <w:r w:rsidDel="00000000" w:rsidR="00000000" w:rsidRPr="00000000">
        <w:rPr>
          <w:rtl w:val="0"/>
        </w:rPr>
      </w:r>
    </w:p>
    <w:p w:rsidR="00000000" w:rsidDel="00000000" w:rsidP="00000000" w:rsidRDefault="00000000" w:rsidRPr="00000000" w14:paraId="0000017A">
      <w:pPr>
        <w:pageBreakBefore w:val="0"/>
        <w:rPr>
          <w:b w:val="1"/>
        </w:rPr>
      </w:pPr>
      <w:r w:rsidDel="00000000" w:rsidR="00000000" w:rsidRPr="00000000">
        <w:rPr>
          <w:b w:val="1"/>
          <w:rtl w:val="0"/>
        </w:rPr>
        <w:t xml:space="preserve">Refactor/Redesign the UI layer on a single stack</w:t>
      </w:r>
    </w:p>
    <w:p w:rsidR="00000000" w:rsidDel="00000000" w:rsidP="00000000" w:rsidRDefault="00000000" w:rsidRPr="00000000" w14:paraId="0000017B">
      <w:pPr>
        <w:pageBreakBefore w:val="0"/>
        <w:numPr>
          <w:ilvl w:val="0"/>
          <w:numId w:val="29"/>
        </w:numPr>
        <w:ind w:left="720" w:hanging="360"/>
        <w:rPr/>
      </w:pPr>
      <w:r w:rsidDel="00000000" w:rsidR="00000000" w:rsidRPr="00000000">
        <w:rPr>
          <w:rtl w:val="0"/>
        </w:rPr>
        <w:t xml:space="preserve">Most of the core app functionality is written in an obsolete Angular which will shortly be end of life. Some of the screens have been migrated into React. The whole of UI should be migrated to React at priority.</w:t>
      </w:r>
    </w:p>
    <w:p w:rsidR="00000000" w:rsidDel="00000000" w:rsidP="00000000" w:rsidRDefault="00000000" w:rsidRPr="00000000" w14:paraId="0000017C">
      <w:pPr>
        <w:pageBreakBefore w:val="0"/>
        <w:numPr>
          <w:ilvl w:val="0"/>
          <w:numId w:val="29"/>
        </w:numPr>
        <w:ind w:left="720" w:hanging="360"/>
        <w:rPr/>
      </w:pPr>
      <w:r w:rsidDel="00000000" w:rsidR="00000000" w:rsidRPr="00000000">
        <w:rPr>
          <w:rtl w:val="0"/>
        </w:rPr>
        <w:t xml:space="preserve">The detailed migration strategy is covered in the section </w:t>
      </w:r>
      <w:hyperlink w:anchor="_dfhf0k2qutj">
        <w:r w:rsidDel="00000000" w:rsidR="00000000" w:rsidRPr="00000000">
          <w:rPr>
            <w:color w:val="1155cc"/>
            <w:u w:val="single"/>
            <w:rtl w:val="0"/>
          </w:rPr>
          <w:t xml:space="preserve">UI Transition approach</w:t>
        </w:r>
      </w:hyperlink>
      <w:r w:rsidDel="00000000" w:rsidR="00000000" w:rsidRPr="00000000">
        <w:rPr>
          <w:rtl w:val="0"/>
        </w:rPr>
      </w:r>
    </w:p>
    <w:p w:rsidR="00000000" w:rsidDel="00000000" w:rsidP="00000000" w:rsidRDefault="00000000" w:rsidRPr="00000000" w14:paraId="0000017D">
      <w:pPr>
        <w:pageBreakBefore w:val="0"/>
        <w:rPr/>
      </w:pPr>
      <w:r w:rsidDel="00000000" w:rsidR="00000000" w:rsidRPr="00000000">
        <w:rPr>
          <w:rtl w:val="0"/>
        </w:rPr>
      </w:r>
    </w:p>
    <w:p w:rsidR="00000000" w:rsidDel="00000000" w:rsidP="00000000" w:rsidRDefault="00000000" w:rsidRPr="00000000" w14:paraId="0000017E">
      <w:pPr>
        <w:pageBreakBefore w:val="0"/>
        <w:rPr>
          <w:b w:val="1"/>
        </w:rPr>
      </w:pPr>
      <w:r w:rsidDel="00000000" w:rsidR="00000000" w:rsidRPr="00000000">
        <w:rPr>
          <w:b w:val="1"/>
          <w:rtl w:val="0"/>
        </w:rPr>
        <w:t xml:space="preserve">Use domain driven design. Map domain model to components, modules and data model</w:t>
      </w:r>
    </w:p>
    <w:p w:rsidR="00000000" w:rsidDel="00000000" w:rsidP="00000000" w:rsidRDefault="00000000" w:rsidRPr="00000000" w14:paraId="0000017F">
      <w:pPr>
        <w:pageBreakBefore w:val="0"/>
        <w:numPr>
          <w:ilvl w:val="0"/>
          <w:numId w:val="12"/>
        </w:numPr>
        <w:ind w:left="720" w:hanging="360"/>
        <w:rPr/>
      </w:pPr>
      <w:r w:rsidDel="00000000" w:rsidR="00000000" w:rsidRPr="00000000">
        <w:rPr>
          <w:rtl w:val="0"/>
        </w:rPr>
        <w:t xml:space="preserve">Current component and module boundaries are not very clear thereby increasing the complexity of code, and increasing onboarding time and costs.</w:t>
      </w:r>
    </w:p>
    <w:p w:rsidR="00000000" w:rsidDel="00000000" w:rsidP="00000000" w:rsidRDefault="00000000" w:rsidRPr="00000000" w14:paraId="00000180">
      <w:pPr>
        <w:pageBreakBefore w:val="0"/>
        <w:numPr>
          <w:ilvl w:val="0"/>
          <w:numId w:val="12"/>
        </w:numPr>
        <w:ind w:left="720" w:hanging="360"/>
        <w:rPr/>
      </w:pPr>
      <w:r w:rsidDel="00000000" w:rsidR="00000000" w:rsidRPr="00000000">
        <w:rPr>
          <w:rtl w:val="0"/>
        </w:rPr>
        <w:t xml:space="preserve">Data model does not reflect domain model limiting evolvability of the product</w:t>
      </w:r>
    </w:p>
    <w:p w:rsidR="00000000" w:rsidDel="00000000" w:rsidP="00000000" w:rsidRDefault="00000000" w:rsidRPr="00000000" w14:paraId="00000181">
      <w:pPr>
        <w:pageBreakBefore w:val="0"/>
        <w:rPr/>
      </w:pPr>
      <w:r w:rsidDel="00000000" w:rsidR="00000000" w:rsidRPr="00000000">
        <w:rPr>
          <w:rtl w:val="0"/>
        </w:rPr>
      </w:r>
    </w:p>
    <w:p w:rsidR="00000000" w:rsidDel="00000000" w:rsidP="00000000" w:rsidRDefault="00000000" w:rsidRPr="00000000" w14:paraId="00000182">
      <w:pPr>
        <w:pageBreakBefore w:val="0"/>
        <w:rPr>
          <w:b w:val="1"/>
        </w:rPr>
      </w:pPr>
      <w:r w:rsidDel="00000000" w:rsidR="00000000" w:rsidRPr="00000000">
        <w:rPr>
          <w:b w:val="1"/>
          <w:rtl w:val="0"/>
        </w:rPr>
        <w:t xml:space="preserve">Follow REST standard for all API design</w:t>
      </w:r>
    </w:p>
    <w:p w:rsidR="00000000" w:rsidDel="00000000" w:rsidP="00000000" w:rsidRDefault="00000000" w:rsidRPr="00000000" w14:paraId="00000183">
      <w:pPr>
        <w:pageBreakBefore w:val="0"/>
        <w:numPr>
          <w:ilvl w:val="0"/>
          <w:numId w:val="29"/>
        </w:numPr>
        <w:ind w:left="720" w:hanging="360"/>
        <w:rPr/>
      </w:pPr>
      <w:r w:rsidDel="00000000" w:rsidR="00000000" w:rsidRPr="00000000">
        <w:rPr>
          <w:rtl w:val="0"/>
        </w:rPr>
        <w:t xml:space="preserve">Current APIs do not follow REST standards, thereby impacting readability, and evolvability</w:t>
      </w:r>
    </w:p>
    <w:p w:rsidR="00000000" w:rsidDel="00000000" w:rsidP="00000000" w:rsidRDefault="00000000" w:rsidRPr="00000000" w14:paraId="00000184">
      <w:pPr>
        <w:pageBreakBefore w:val="0"/>
        <w:numPr>
          <w:ilvl w:val="0"/>
          <w:numId w:val="29"/>
        </w:numPr>
        <w:ind w:left="720" w:hanging="360"/>
        <w:rPr/>
      </w:pPr>
      <w:r w:rsidDel="00000000" w:rsidR="00000000" w:rsidRPr="00000000">
        <w:rPr>
          <w:rtl w:val="0"/>
        </w:rPr>
        <w:t xml:space="preserve">Minimal documentation for APIs exist today</w:t>
      </w:r>
    </w:p>
    <w:p w:rsidR="00000000" w:rsidDel="00000000" w:rsidP="00000000" w:rsidRDefault="00000000" w:rsidRPr="00000000" w14:paraId="00000185">
      <w:pPr>
        <w:pageBreakBefore w:val="0"/>
        <w:ind w:left="720" w:firstLine="0"/>
        <w:rPr/>
      </w:pPr>
      <w:r w:rsidDel="00000000" w:rsidR="00000000" w:rsidRPr="00000000">
        <w:rPr>
          <w:rtl w:val="0"/>
        </w:rPr>
      </w:r>
    </w:p>
    <w:p w:rsidR="00000000" w:rsidDel="00000000" w:rsidP="00000000" w:rsidRDefault="00000000" w:rsidRPr="00000000" w14:paraId="00000186">
      <w:pPr>
        <w:pageBreakBefore w:val="0"/>
        <w:ind w:left="0" w:firstLine="0"/>
        <w:rPr>
          <w:b w:val="1"/>
        </w:rPr>
      </w:pPr>
      <w:r w:rsidDel="00000000" w:rsidR="00000000" w:rsidRPr="00000000">
        <w:rPr>
          <w:b w:val="1"/>
          <w:rtl w:val="0"/>
        </w:rPr>
        <w:t xml:space="preserve">Cross functional requirements should be assessed &amp; measured continuously</w:t>
      </w:r>
    </w:p>
    <w:p w:rsidR="00000000" w:rsidDel="00000000" w:rsidP="00000000" w:rsidRDefault="00000000" w:rsidRPr="00000000" w14:paraId="00000187">
      <w:pPr>
        <w:pageBreakBefore w:val="0"/>
        <w:numPr>
          <w:ilvl w:val="0"/>
          <w:numId w:val="9"/>
        </w:numPr>
        <w:ind w:left="720" w:hanging="360"/>
        <w:rPr>
          <w:u w:val="none"/>
        </w:rPr>
      </w:pPr>
      <w:r w:rsidDel="00000000" w:rsidR="00000000" w:rsidRPr="00000000">
        <w:rPr>
          <w:rtl w:val="0"/>
        </w:rPr>
        <w:t xml:space="preserve">Performance testing is not being done enough. It happens once in a while.</w:t>
      </w:r>
    </w:p>
    <w:p w:rsidR="00000000" w:rsidDel="00000000" w:rsidP="00000000" w:rsidRDefault="00000000" w:rsidRPr="00000000" w14:paraId="00000188">
      <w:pPr>
        <w:pageBreakBefore w:val="0"/>
        <w:numPr>
          <w:ilvl w:val="0"/>
          <w:numId w:val="9"/>
        </w:numPr>
        <w:ind w:left="720" w:hanging="360"/>
        <w:rPr>
          <w:u w:val="none"/>
        </w:rPr>
      </w:pPr>
      <w:r w:rsidDel="00000000" w:rsidR="00000000" w:rsidRPr="00000000">
        <w:rPr>
          <w:rtl w:val="0"/>
        </w:rPr>
        <w:t xml:space="preserve">Regression testing is not measured in a quantitative manner</w:t>
      </w:r>
    </w:p>
    <w:p w:rsidR="00000000" w:rsidDel="00000000" w:rsidP="00000000" w:rsidRDefault="00000000" w:rsidRPr="00000000" w14:paraId="00000189">
      <w:pPr>
        <w:pageBreakBefore w:val="0"/>
        <w:numPr>
          <w:ilvl w:val="0"/>
          <w:numId w:val="9"/>
        </w:numPr>
        <w:ind w:left="720" w:hanging="360"/>
        <w:rPr>
          <w:u w:val="none"/>
        </w:rPr>
      </w:pPr>
      <w:r w:rsidDel="00000000" w:rsidR="00000000" w:rsidRPr="00000000">
        <w:rPr>
          <w:rtl w:val="0"/>
        </w:rPr>
        <w:t xml:space="preserve">Resiliency parameters and techniques are not used (though Architecture supports it)</w:t>
        <w:tab/>
      </w:r>
    </w:p>
    <w:p w:rsidR="00000000" w:rsidDel="00000000" w:rsidP="00000000" w:rsidRDefault="00000000" w:rsidRPr="00000000" w14:paraId="0000018A">
      <w:pPr>
        <w:pStyle w:val="Heading3"/>
        <w:pageBreakBefore w:val="0"/>
        <w:rPr/>
      </w:pPr>
      <w:bookmarkStart w:colFirst="0" w:colLast="0" w:name="_3whwml4" w:id="18"/>
      <w:bookmarkEnd w:id="18"/>
      <w:r w:rsidDel="00000000" w:rsidR="00000000" w:rsidRPr="00000000">
        <w:br w:type="page"/>
      </w:r>
      <w:r w:rsidDel="00000000" w:rsidR="00000000" w:rsidRPr="00000000">
        <w:rPr>
          <w:rtl w:val="0"/>
        </w:rPr>
      </w:r>
    </w:p>
    <w:p w:rsidR="00000000" w:rsidDel="00000000" w:rsidP="00000000" w:rsidRDefault="00000000" w:rsidRPr="00000000" w14:paraId="0000018B">
      <w:pPr>
        <w:pStyle w:val="Heading2"/>
        <w:pageBreakBefore w:val="0"/>
        <w:rPr>
          <w:b w:val="1"/>
        </w:rPr>
      </w:pPr>
      <w:bookmarkStart w:colFirst="0" w:colLast="0" w:name="_2bn6wsx" w:id="19"/>
      <w:bookmarkEnd w:id="19"/>
      <w:r w:rsidDel="00000000" w:rsidR="00000000" w:rsidRPr="00000000">
        <w:rPr>
          <w:b w:val="1"/>
          <w:rtl w:val="0"/>
        </w:rPr>
        <w:t xml:space="preserve">Code Quality</w:t>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3695700</wp:posOffset>
                </wp:positionH>
                <wp:positionV relativeFrom="paragraph">
                  <wp:posOffset>190500</wp:posOffset>
                </wp:positionV>
                <wp:extent cx="2981325" cy="1060027"/>
                <wp:effectExtent b="0" l="0" r="0" t="0"/>
                <wp:wrapSquare wrapText="bothSides" distB="114300" distT="114300" distL="114300" distR="114300"/>
                <wp:docPr id="3" name=""/>
                <a:graphic>
                  <a:graphicData uri="http://schemas.microsoft.com/office/word/2010/wordprocessingGroup">
                    <wpg:wgp>
                      <wpg:cNvGrpSpPr/>
                      <wpg:grpSpPr>
                        <a:xfrm>
                          <a:off x="3855436" y="3260888"/>
                          <a:ext cx="2981325" cy="1060027"/>
                          <a:chOff x="3855436" y="3260888"/>
                          <a:chExt cx="2981454" cy="1038225"/>
                        </a:xfrm>
                      </wpg:grpSpPr>
                      <wpg:grpSp>
                        <wpg:cNvGrpSpPr/>
                        <wpg:grpSpPr>
                          <a:xfrm>
                            <a:off x="3855436" y="3260888"/>
                            <a:ext cx="2981454" cy="1038225"/>
                            <a:chOff x="3855436" y="3260888"/>
                            <a:chExt cx="2981454" cy="1038225"/>
                          </a:xfrm>
                        </wpg:grpSpPr>
                        <wps:wsp>
                          <wps:cNvSpPr/>
                          <wps:cNvPr id="3" name="Shape 3"/>
                          <wps:spPr>
                            <a:xfrm>
                              <a:off x="3855436" y="3260888"/>
                              <a:ext cx="2981454" cy="1038201"/>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6" name="Shape 36"/>
                          <wps:spPr>
                            <a:xfrm>
                              <a:off x="3855436" y="3864329"/>
                              <a:ext cx="2981454" cy="434785"/>
                            </a:xfrm>
                            <a:prstGeom prst="roundRect">
                              <a:avLst>
                                <a:gd fmla="val 50000" name="adj"/>
                              </a:avLst>
                            </a:prstGeom>
                            <a:noFill/>
                            <a:ln cap="flat" cmpd="sng" w="9525">
                              <a:solidFill>
                                <a:srgbClr val="666666"/>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7" name="Shape 37"/>
                          <wps:spPr>
                            <a:xfrm>
                              <a:off x="5340502" y="3916758"/>
                              <a:ext cx="1451172" cy="329761"/>
                            </a:xfrm>
                            <a:prstGeom prst="roundRect">
                              <a:avLst>
                                <a:gd fmla="val 50000" name="adj"/>
                              </a:avLst>
                            </a:prstGeom>
                            <a:solidFill>
                              <a:srgbClr val="D9D9D9"/>
                            </a:solidFill>
                            <a:ln cap="flat" cmpd="sng" w="9525">
                              <a:solidFill>
                                <a:srgbClr val="FFFF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8" name="Shape 38"/>
                          <wps:spPr>
                            <a:xfrm>
                              <a:off x="3900589" y="3916758"/>
                              <a:ext cx="2037559" cy="329761"/>
                            </a:xfrm>
                            <a:prstGeom prst="roundRect">
                              <a:avLst>
                                <a:gd fmla="val 50000" name="adj"/>
                              </a:avLst>
                            </a:prstGeom>
                            <a:solidFill>
                              <a:srgbClr val="434343"/>
                            </a:solidFill>
                            <a:ln cap="flat" cmpd="sng" w="9525">
                              <a:solidFill>
                                <a:srgbClr val="FFFF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9" name="Shape 39"/>
                          <wps:spPr>
                            <a:xfrm>
                              <a:off x="4445700" y="3916630"/>
                              <a:ext cx="602088" cy="330074"/>
                            </a:xfrm>
                            <a:prstGeom prst="rect">
                              <a:avLst/>
                            </a:prstGeom>
                            <a:solidFill>
                              <a:srgbClr val="666666"/>
                            </a:solidFill>
                            <a:ln cap="flat" cmpd="sng" w="9525">
                              <a:solidFill>
                                <a:srgbClr val="FFFF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0" name="Shape 40"/>
                          <wps:spPr>
                            <a:xfrm>
                              <a:off x="5045007" y="3916630"/>
                              <a:ext cx="602088" cy="330074"/>
                            </a:xfrm>
                            <a:prstGeom prst="rect">
                              <a:avLst/>
                            </a:prstGeom>
                            <a:solidFill>
                              <a:srgbClr val="B7B7B7"/>
                            </a:solidFill>
                            <a:ln cap="flat" cmpd="sng" w="9525">
                              <a:solidFill>
                                <a:srgbClr val="FFFF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1" name="Shape 41"/>
                          <wps:spPr>
                            <a:xfrm>
                              <a:off x="5644293" y="3916630"/>
                              <a:ext cx="602088" cy="330074"/>
                            </a:xfrm>
                            <a:prstGeom prst="rect">
                              <a:avLst/>
                            </a:prstGeom>
                            <a:solidFill>
                              <a:srgbClr val="D9D9D9"/>
                            </a:solidFill>
                            <a:ln cap="flat" cmpd="sng" w="9525">
                              <a:solidFill>
                                <a:srgbClr val="FFFF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2" name="Shape 42"/>
                          <wps:spPr>
                            <a:xfrm>
                              <a:off x="4647866" y="3758160"/>
                              <a:ext cx="177148" cy="158598"/>
                            </a:xfrm>
                            <a:prstGeom prst="flowChartMerge">
                              <a:avLst/>
                            </a:prstGeom>
                            <a:solidFill>
                              <a:srgbClr val="6FA8DC"/>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3" name="Shape 43"/>
                          <wps:spPr>
                            <a:xfrm>
                              <a:off x="5789480" y="3637457"/>
                              <a:ext cx="311963" cy="279301"/>
                            </a:xfrm>
                            <a:prstGeom prst="flowChartMerge">
                              <a:avLst/>
                            </a:prstGeom>
                            <a:solidFill>
                              <a:srgbClr val="0B5394"/>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4" name="Shape 44"/>
                          <wps:spPr>
                            <a:xfrm>
                              <a:off x="4084882" y="3963393"/>
                              <a:ext cx="233105" cy="236615"/>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8"/>
                                    <w:vertAlign w:val="baseline"/>
                                  </w:rPr>
                                  <w:t xml:space="preserve">1</w:t>
                                </w:r>
                              </w:p>
                            </w:txbxContent>
                          </wps:txbx>
                          <wps:bodyPr anchorCtr="0" anchor="ctr" bIns="0" lIns="0" spcFirstLastPara="1" rIns="0" wrap="square" tIns="0">
                            <a:noAutofit/>
                          </wps:bodyPr>
                        </wps:wsp>
                        <wps:wsp>
                          <wps:cNvSpPr/>
                          <wps:cNvPr id="45" name="Shape 45"/>
                          <wps:spPr>
                            <a:xfrm>
                              <a:off x="4602202" y="3963393"/>
                              <a:ext cx="233105" cy="236615"/>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8"/>
                                    <w:vertAlign w:val="baseline"/>
                                  </w:rPr>
                                  <w:t xml:space="preserve">2</w:t>
                                </w:r>
                              </w:p>
                            </w:txbxContent>
                          </wps:txbx>
                          <wps:bodyPr anchorCtr="0" anchor="ctr" bIns="0" lIns="0" spcFirstLastPara="1" rIns="0" wrap="square" tIns="0">
                            <a:noAutofit/>
                          </wps:bodyPr>
                        </wps:wsp>
                        <wps:wsp>
                          <wps:cNvSpPr/>
                          <wps:cNvPr id="46" name="Shape 46"/>
                          <wps:spPr>
                            <a:xfrm>
                              <a:off x="5204055" y="3963393"/>
                              <a:ext cx="233105" cy="236615"/>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8"/>
                                    <w:vertAlign w:val="baseline"/>
                                  </w:rPr>
                                  <w:t xml:space="preserve">3</w:t>
                                </w:r>
                              </w:p>
                            </w:txbxContent>
                          </wps:txbx>
                          <wps:bodyPr anchorCtr="0" anchor="ctr" bIns="0" lIns="0" spcFirstLastPara="1" rIns="0" wrap="square" tIns="0">
                            <a:noAutofit/>
                          </wps:bodyPr>
                        </wps:wsp>
                        <wps:wsp>
                          <wps:cNvSpPr/>
                          <wps:cNvPr id="47" name="Shape 47"/>
                          <wps:spPr>
                            <a:xfrm>
                              <a:off x="5828849" y="3963393"/>
                              <a:ext cx="233105" cy="236615"/>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999999"/>
                                    <w:sz w:val="28"/>
                                    <w:vertAlign w:val="baseline"/>
                                  </w:rPr>
                                  <w:t xml:space="preserve">4</w:t>
                                </w:r>
                              </w:p>
                            </w:txbxContent>
                          </wps:txbx>
                          <wps:bodyPr anchorCtr="0" anchor="ctr" bIns="0" lIns="0" spcFirstLastPara="1" rIns="0" wrap="square" tIns="0">
                            <a:noAutofit/>
                          </wps:bodyPr>
                        </wps:wsp>
                        <wps:wsp>
                          <wps:cNvSpPr/>
                          <wps:cNvPr id="48" name="Shape 48"/>
                          <wps:spPr>
                            <a:xfrm>
                              <a:off x="6374100" y="3963393"/>
                              <a:ext cx="233105" cy="236615"/>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999999"/>
                                    <w:sz w:val="28"/>
                                    <w:vertAlign w:val="baseline"/>
                                  </w:rPr>
                                  <w:t xml:space="preserve">5</w:t>
                                </w:r>
                              </w:p>
                            </w:txbxContent>
                          </wps:txbx>
                          <wps:bodyPr anchorCtr="0" anchor="ctr" bIns="0" lIns="0" spcFirstLastPara="1" rIns="0" wrap="square" tIns="0">
                            <a:noAutofit/>
                          </wps:bodyPr>
                        </wps:wsp>
                        <wps:wsp>
                          <wps:cNvSpPr/>
                          <wps:cNvPr id="49" name="Shape 49"/>
                          <wps:spPr>
                            <a:xfrm>
                              <a:off x="5153796" y="3260888"/>
                              <a:ext cx="1583426" cy="279438"/>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Open Sans" w:cs="Open Sans" w:eastAsia="Open Sans" w:hAnsi="Open Sans"/>
                                    <w:b w:val="1"/>
                                    <w:i w:val="0"/>
                                    <w:smallCaps w:val="0"/>
                                    <w:strike w:val="0"/>
                                    <w:color w:val="000000"/>
                                    <w:sz w:val="20"/>
                                    <w:vertAlign w:val="baseline"/>
                                  </w:rPr>
                                  <w:t xml:space="preserve">Recommended Target</w:t>
                                </w:r>
                                <w:r w:rsidDel="00000000" w:rsidR="00000000" w:rsidRPr="00000000">
                                  <w:rPr>
                                    <w:rFonts w:ascii="Open Sans" w:cs="Open Sans" w:eastAsia="Open Sans" w:hAnsi="Open Sans"/>
                                    <w:b w:val="1"/>
                                    <w:i w:val="0"/>
                                    <w:smallCaps w:val="0"/>
                                    <w:strike w:val="0"/>
                                    <w:color w:val="000000"/>
                                    <w:sz w:val="20"/>
                                    <w:vertAlign w:val="baseline"/>
                                  </w:rPr>
                                  <w:br w:type="textWrapping"/>
                                </w:r>
                                <w:r w:rsidDel="00000000" w:rsidR="00000000" w:rsidRPr="00000000">
                                  <w:rPr>
                                    <w:rFonts w:ascii="Open Sans" w:cs="Open Sans" w:eastAsia="Open Sans" w:hAnsi="Open Sans"/>
                                    <w:b w:val="1"/>
                                    <w:i w:val="0"/>
                                    <w:smallCaps w:val="0"/>
                                    <w:strike w:val="0"/>
                                    <w:color w:val="000000"/>
                                    <w:sz w:val="20"/>
                                    <w:vertAlign w:val="baseline"/>
                                  </w:rPr>
                                  <w:t xml:space="preserve">Score</w:t>
                                </w:r>
                              </w:p>
                            </w:txbxContent>
                          </wps:txbx>
                          <wps:bodyPr anchorCtr="0" anchor="ctr" bIns="91425" lIns="91425" spcFirstLastPara="1" rIns="91425" wrap="square" tIns="91425">
                            <a:noAutofit/>
                          </wps:bodyPr>
                        </wps:wsp>
                        <wps:wsp>
                          <wps:cNvSpPr/>
                          <wps:cNvPr id="50" name="Shape 50"/>
                          <wps:spPr>
                            <a:xfrm>
                              <a:off x="4150542" y="3493779"/>
                              <a:ext cx="1192401" cy="279438"/>
                            </a:xfrm>
                            <a:prstGeom prst="rect">
                              <a:avLst/>
                            </a:prstGeom>
                            <a:noFill/>
                            <a:ln>
                              <a:noFill/>
                            </a:ln>
                          </wps:spPr>
                          <wps:txbx>
                            <w:txbxContent>
                              <w:p w:rsidR="00000000" w:rsidDel="00000000" w:rsidP="00000000" w:rsidRDefault="00000000" w:rsidRPr="00000000">
                                <w:pPr>
                                  <w:spacing w:after="0" w:before="0" w:line="240"/>
                                  <w:ind w:left="0" w:right="0" w:firstLine="0"/>
                                  <w:jc w:val="right"/>
                                  <w:textDirection w:val="btLr"/>
                                </w:pPr>
                                <w:r w:rsidDel="00000000" w:rsidR="00000000" w:rsidRPr="00000000">
                                  <w:rPr>
                                    <w:rFonts w:ascii="Open Sans" w:cs="Open Sans" w:eastAsia="Open Sans" w:hAnsi="Open Sans"/>
                                    <w:b w:val="1"/>
                                    <w:i w:val="0"/>
                                    <w:smallCaps w:val="0"/>
                                    <w:strike w:val="0"/>
                                    <w:color w:val="000000"/>
                                    <w:sz w:val="20"/>
                                    <w:vertAlign w:val="baseline"/>
                                  </w:rPr>
                                  <w:t xml:space="preserve">Current Score</w:t>
                                </w:r>
                              </w:p>
                            </w:txbxContent>
                          </wps:txbx>
                          <wps:bodyPr anchorCtr="0" anchor="ctr" bIns="91425" lIns="91425" spcFirstLastPara="1" rIns="91425" wrap="square" tIns="91425">
                            <a:noAutofit/>
                          </wps:bodyPr>
                        </wps:wsp>
                      </wpg:grpSp>
                    </wpg:wgp>
                  </a:graphicData>
                </a:graphic>
              </wp:anchor>
            </w:drawing>
          </mc:Choice>
          <mc:Fallback>
            <w:drawing>
              <wp:anchor allowOverlap="1" behindDoc="0" distB="114300" distT="114300" distL="114300" distR="114300" hidden="0" layoutInCell="1" locked="0" relativeHeight="0" simplePos="0">
                <wp:simplePos x="0" y="0"/>
                <wp:positionH relativeFrom="column">
                  <wp:posOffset>3695700</wp:posOffset>
                </wp:positionH>
                <wp:positionV relativeFrom="paragraph">
                  <wp:posOffset>190500</wp:posOffset>
                </wp:positionV>
                <wp:extent cx="2981325" cy="1060027"/>
                <wp:effectExtent b="0" l="0" r="0" t="0"/>
                <wp:wrapSquare wrapText="bothSides" distB="114300" distT="114300" distL="114300" distR="114300"/>
                <wp:docPr id="3" name="image12.png"/>
                <a:graphic>
                  <a:graphicData uri="http://schemas.openxmlformats.org/drawingml/2006/picture">
                    <pic:pic>
                      <pic:nvPicPr>
                        <pic:cNvPr id="0" name="image12.png"/>
                        <pic:cNvPicPr preferRelativeResize="0"/>
                      </pic:nvPicPr>
                      <pic:blipFill>
                        <a:blip r:embed="rId10"/>
                        <a:srcRect/>
                        <a:stretch>
                          <a:fillRect/>
                        </a:stretch>
                      </pic:blipFill>
                      <pic:spPr>
                        <a:xfrm>
                          <a:off x="0" y="0"/>
                          <a:ext cx="2981325" cy="1060027"/>
                        </a:xfrm>
                        <a:prstGeom prst="rect"/>
                        <a:ln/>
                      </pic:spPr>
                    </pic:pic>
                  </a:graphicData>
                </a:graphic>
              </wp:anchor>
            </w:drawing>
          </mc:Fallback>
        </mc:AlternateContent>
      </w:r>
    </w:p>
    <w:p w:rsidR="00000000" w:rsidDel="00000000" w:rsidP="00000000" w:rsidRDefault="00000000" w:rsidRPr="00000000" w14:paraId="0000018C">
      <w:pPr>
        <w:pageBreakBefore w:val="0"/>
        <w:rPr/>
      </w:pPr>
      <w:r w:rsidDel="00000000" w:rsidR="00000000" w:rsidRPr="00000000">
        <w:rPr>
          <w:rtl w:val="0"/>
        </w:rPr>
      </w:r>
    </w:p>
    <w:p w:rsidR="00000000" w:rsidDel="00000000" w:rsidP="00000000" w:rsidRDefault="00000000" w:rsidRPr="00000000" w14:paraId="0000018D">
      <w:pPr>
        <w:pStyle w:val="Heading3"/>
        <w:pageBreakBefore w:val="0"/>
        <w:rPr/>
      </w:pPr>
      <w:bookmarkStart w:colFirst="0" w:colLast="0" w:name="_qsh70q" w:id="20"/>
      <w:bookmarkEnd w:id="20"/>
      <w:r w:rsidDel="00000000" w:rsidR="00000000" w:rsidRPr="00000000">
        <w:rPr>
          <w:rtl w:val="0"/>
        </w:rPr>
      </w:r>
    </w:p>
    <w:p w:rsidR="00000000" w:rsidDel="00000000" w:rsidP="00000000" w:rsidRDefault="00000000" w:rsidRPr="00000000" w14:paraId="0000018E">
      <w:pPr>
        <w:pStyle w:val="Heading3"/>
        <w:pageBreakBefore w:val="0"/>
        <w:rPr>
          <w:b w:val="1"/>
          <w:color w:val="007bbf"/>
        </w:rPr>
      </w:pPr>
      <w:bookmarkStart w:colFirst="0" w:colLast="0" w:name="_3as4poj" w:id="21"/>
      <w:bookmarkEnd w:id="21"/>
      <w:r w:rsidDel="00000000" w:rsidR="00000000" w:rsidRPr="00000000">
        <w:rPr>
          <w:b w:val="1"/>
          <w:rtl w:val="0"/>
        </w:rPr>
        <w:t xml:space="preserve">Strengths</w:t>
      </w:r>
      <w:r w:rsidDel="00000000" w:rsidR="00000000" w:rsidRPr="00000000">
        <w:rPr>
          <w:rtl w:val="0"/>
        </w:rPr>
      </w:r>
    </w:p>
    <w:p w:rsidR="00000000" w:rsidDel="00000000" w:rsidP="00000000" w:rsidRDefault="00000000" w:rsidRPr="00000000" w14:paraId="0000018F">
      <w:pPr>
        <w:pageBreakBefore w:val="0"/>
        <w:numPr>
          <w:ilvl w:val="0"/>
          <w:numId w:val="1"/>
        </w:numPr>
        <w:ind w:left="720" w:hanging="360"/>
        <w:rPr/>
      </w:pPr>
      <w:r w:rsidDel="00000000" w:rsidR="00000000" w:rsidRPr="00000000">
        <w:rPr>
          <w:rtl w:val="0"/>
        </w:rPr>
        <w:t xml:space="preserve">Code is layered with each layer having separate responsibility</w:t>
      </w:r>
    </w:p>
    <w:p w:rsidR="00000000" w:rsidDel="00000000" w:rsidP="00000000" w:rsidRDefault="00000000" w:rsidRPr="00000000" w14:paraId="00000190">
      <w:pPr>
        <w:pageBreakBefore w:val="0"/>
        <w:numPr>
          <w:ilvl w:val="0"/>
          <w:numId w:val="1"/>
        </w:numPr>
        <w:ind w:left="720" w:hanging="360"/>
        <w:rPr/>
      </w:pPr>
      <w:r w:rsidDel="00000000" w:rsidR="00000000" w:rsidRPr="00000000">
        <w:rPr>
          <w:rtl w:val="0"/>
        </w:rPr>
        <w:t xml:space="preserve">Most part of the code is readable, easy to understand and naming reflects the purpose of methods and variables. Some methods in the services are long, which needs to be decomposed </w:t>
      </w:r>
    </w:p>
    <w:p w:rsidR="00000000" w:rsidDel="00000000" w:rsidP="00000000" w:rsidRDefault="00000000" w:rsidRPr="00000000" w14:paraId="00000191">
      <w:pPr>
        <w:pageBreakBefore w:val="0"/>
        <w:numPr>
          <w:ilvl w:val="0"/>
          <w:numId w:val="1"/>
        </w:numPr>
        <w:ind w:left="720" w:hanging="360"/>
        <w:rPr/>
      </w:pPr>
      <w:r w:rsidDel="00000000" w:rsidR="00000000" w:rsidRPr="00000000">
        <w:rPr>
          <w:rtl w:val="0"/>
        </w:rPr>
        <w:t xml:space="preserve">A few unit tests are available in old and newer code</w:t>
      </w:r>
    </w:p>
    <w:p w:rsidR="00000000" w:rsidDel="00000000" w:rsidP="00000000" w:rsidRDefault="00000000" w:rsidRPr="00000000" w14:paraId="00000192">
      <w:pPr>
        <w:pageBreakBefore w:val="0"/>
        <w:numPr>
          <w:ilvl w:val="0"/>
          <w:numId w:val="1"/>
        </w:numPr>
        <w:ind w:left="720" w:hanging="360"/>
        <w:rPr>
          <w:u w:val="none"/>
        </w:rPr>
      </w:pPr>
      <w:r w:rsidDel="00000000" w:rsidR="00000000" w:rsidRPr="00000000">
        <w:rPr>
          <w:rtl w:val="0"/>
        </w:rPr>
        <w:t xml:space="preserve">Logging is consistent across applications</w:t>
      </w:r>
    </w:p>
    <w:p w:rsidR="00000000" w:rsidDel="00000000" w:rsidP="00000000" w:rsidRDefault="00000000" w:rsidRPr="00000000" w14:paraId="00000193">
      <w:pPr>
        <w:pageBreakBefore w:val="0"/>
        <w:rPr/>
      </w:pPr>
      <w:r w:rsidDel="00000000" w:rsidR="00000000" w:rsidRPr="00000000">
        <w:rPr>
          <w:rtl w:val="0"/>
        </w:rPr>
      </w:r>
    </w:p>
    <w:p w:rsidR="00000000" w:rsidDel="00000000" w:rsidP="00000000" w:rsidRDefault="00000000" w:rsidRPr="00000000" w14:paraId="00000194">
      <w:pPr>
        <w:pStyle w:val="Heading3"/>
        <w:pageBreakBefore w:val="0"/>
        <w:widowControl w:val="0"/>
        <w:spacing w:after="160" w:lineRule="auto"/>
        <w:rPr>
          <w:b w:val="1"/>
        </w:rPr>
      </w:pPr>
      <w:bookmarkStart w:colFirst="0" w:colLast="0" w:name="_fypsy7km4z69" w:id="22"/>
      <w:bookmarkEnd w:id="22"/>
      <w:r w:rsidDel="00000000" w:rsidR="00000000" w:rsidRPr="00000000">
        <w:rPr>
          <w:b w:val="1"/>
          <w:rtl w:val="0"/>
        </w:rPr>
        <w:t xml:space="preserve">Current and Recommended Target State</w:t>
      </w:r>
    </w:p>
    <w:p w:rsidR="00000000" w:rsidDel="00000000" w:rsidP="00000000" w:rsidRDefault="00000000" w:rsidRPr="00000000" w14:paraId="00000195">
      <w:pPr>
        <w:pageBreakBefore w:val="0"/>
        <w:jc w:val="center"/>
        <w:rPr/>
      </w:pPr>
      <w:r w:rsidDel="00000000" w:rsidR="00000000" w:rsidRPr="00000000">
        <w:rPr/>
        <w:drawing>
          <wp:inline distB="114300" distT="114300" distL="114300" distR="114300">
            <wp:extent cx="5338763" cy="4722751"/>
            <wp:effectExtent b="0" l="0" r="0" t="0"/>
            <wp:docPr descr="Chart" id="10" name="image8.png"/>
            <a:graphic>
              <a:graphicData uri="http://schemas.openxmlformats.org/drawingml/2006/picture">
                <pic:pic>
                  <pic:nvPicPr>
                    <pic:cNvPr descr="Chart" id="0" name="image8.png"/>
                    <pic:cNvPicPr preferRelativeResize="0"/>
                  </pic:nvPicPr>
                  <pic:blipFill>
                    <a:blip r:embed="rId11"/>
                    <a:srcRect b="0" l="0" r="0" t="0"/>
                    <a:stretch>
                      <a:fillRect/>
                    </a:stretch>
                  </pic:blipFill>
                  <pic:spPr>
                    <a:xfrm>
                      <a:off x="0" y="0"/>
                      <a:ext cx="5338763" cy="4722751"/>
                    </a:xfrm>
                    <a:prstGeom prst="rect"/>
                    <a:ln/>
                  </pic:spPr>
                </pic:pic>
              </a:graphicData>
            </a:graphic>
          </wp:inline>
        </w:drawing>
      </w:r>
      <w:r w:rsidDel="00000000" w:rsidR="00000000" w:rsidRPr="00000000">
        <w:rPr>
          <w:rtl w:val="0"/>
        </w:rPr>
      </w:r>
    </w:p>
    <w:p w:rsidR="00000000" w:rsidDel="00000000" w:rsidP="00000000" w:rsidRDefault="00000000" w:rsidRPr="00000000" w14:paraId="00000196">
      <w:pPr>
        <w:pageBreakBefore w:val="0"/>
        <w:rPr/>
      </w:pPr>
      <w:r w:rsidDel="00000000" w:rsidR="00000000" w:rsidRPr="00000000">
        <w:rPr>
          <w:rtl w:val="0"/>
        </w:rPr>
      </w:r>
    </w:p>
    <w:p w:rsidR="00000000" w:rsidDel="00000000" w:rsidP="00000000" w:rsidRDefault="00000000" w:rsidRPr="00000000" w14:paraId="00000197">
      <w:pPr>
        <w:pStyle w:val="Heading3"/>
        <w:pageBreakBefore w:val="0"/>
        <w:rPr>
          <w:b w:val="1"/>
        </w:rPr>
      </w:pPr>
      <w:bookmarkStart w:colFirst="0" w:colLast="0" w:name="_1pxezwc" w:id="23"/>
      <w:bookmarkEnd w:id="23"/>
      <w:r w:rsidDel="00000000" w:rsidR="00000000" w:rsidRPr="00000000">
        <w:rPr>
          <w:b w:val="1"/>
          <w:rtl w:val="0"/>
        </w:rPr>
        <w:t xml:space="preserve">Recommendations</w:t>
      </w:r>
    </w:p>
    <w:p w:rsidR="00000000" w:rsidDel="00000000" w:rsidP="00000000" w:rsidRDefault="00000000" w:rsidRPr="00000000" w14:paraId="00000198">
      <w:pPr>
        <w:pageBreakBefore w:val="0"/>
        <w:rPr/>
      </w:pPr>
      <w:r w:rsidDel="00000000" w:rsidR="00000000" w:rsidRPr="00000000">
        <w:rPr>
          <w:b w:val="1"/>
          <w:rtl w:val="0"/>
        </w:rPr>
        <w:t xml:space="preserve">Improve code quality of the application for better maintainability</w:t>
      </w:r>
      <w:r w:rsidDel="00000000" w:rsidR="00000000" w:rsidRPr="00000000">
        <w:rPr>
          <w:rtl w:val="0"/>
        </w:rPr>
      </w:r>
    </w:p>
    <w:p w:rsidR="00000000" w:rsidDel="00000000" w:rsidP="00000000" w:rsidRDefault="00000000" w:rsidRPr="00000000" w14:paraId="00000199">
      <w:pPr>
        <w:pageBreakBefore w:val="0"/>
        <w:numPr>
          <w:ilvl w:val="0"/>
          <w:numId w:val="19"/>
        </w:numPr>
        <w:ind w:left="720" w:hanging="360"/>
        <w:rPr/>
      </w:pPr>
      <w:r w:rsidDel="00000000" w:rsidR="00000000" w:rsidRPr="00000000">
        <w:rPr>
          <w:rtl w:val="0"/>
        </w:rPr>
        <w:t xml:space="preserve">Using Google Java Style guide improves readability and maintainability and ensures adherence to coding standards</w:t>
      </w:r>
    </w:p>
    <w:p w:rsidR="00000000" w:rsidDel="00000000" w:rsidP="00000000" w:rsidRDefault="00000000" w:rsidRPr="00000000" w14:paraId="0000019A">
      <w:pPr>
        <w:pageBreakBefore w:val="0"/>
        <w:numPr>
          <w:ilvl w:val="0"/>
          <w:numId w:val="19"/>
        </w:numPr>
        <w:ind w:left="720" w:hanging="360"/>
        <w:rPr>
          <w:u w:val="none"/>
        </w:rPr>
      </w:pPr>
      <w:r w:rsidDel="00000000" w:rsidR="00000000" w:rsidRPr="00000000">
        <w:rPr>
          <w:rtl w:val="0"/>
        </w:rPr>
        <w:t xml:space="preserve">For Javascript, using a style guide like StandardJS or Airbnb Style guide will make a huge difference. Eslint &amp; Prettier both of these libraries allow us to automate the linting and formatting process.</w:t>
      </w:r>
    </w:p>
    <w:p w:rsidR="00000000" w:rsidDel="00000000" w:rsidP="00000000" w:rsidRDefault="00000000" w:rsidRPr="00000000" w14:paraId="0000019B">
      <w:pPr>
        <w:pageBreakBefore w:val="0"/>
        <w:numPr>
          <w:ilvl w:val="0"/>
          <w:numId w:val="19"/>
        </w:numPr>
        <w:ind w:left="720" w:hanging="360"/>
      </w:pPr>
      <w:r w:rsidDel="00000000" w:rsidR="00000000" w:rsidRPr="00000000">
        <w:rPr>
          <w:rtl w:val="0"/>
        </w:rPr>
        <w:t xml:space="preserve">Currently, code coverage data is not available, going forward it should be generated and used to write more unit test cases. Recommended tools for code coverage: Jacoco / Cobertura, on the client side please use Jest for simple tests and React Testing Library for BDD testing and snapshots.</w:t>
      </w:r>
    </w:p>
    <w:p w:rsidR="00000000" w:rsidDel="00000000" w:rsidP="00000000" w:rsidRDefault="00000000" w:rsidRPr="00000000" w14:paraId="0000019C">
      <w:pPr>
        <w:pageBreakBefore w:val="0"/>
        <w:numPr>
          <w:ilvl w:val="0"/>
          <w:numId w:val="19"/>
        </w:numPr>
        <w:ind w:left="720" w:hanging="360"/>
      </w:pPr>
      <w:r w:rsidDel="00000000" w:rsidR="00000000" w:rsidRPr="00000000">
        <w:rPr>
          <w:rtl w:val="0"/>
        </w:rPr>
        <w:t xml:space="preserve">More unit tests could be added for other layers (Services &amp; Controllers)</w:t>
      </w:r>
    </w:p>
    <w:p w:rsidR="00000000" w:rsidDel="00000000" w:rsidP="00000000" w:rsidRDefault="00000000" w:rsidRPr="00000000" w14:paraId="0000019D">
      <w:pPr>
        <w:pageBreakBefore w:val="0"/>
        <w:rPr/>
      </w:pPr>
      <w:r w:rsidDel="00000000" w:rsidR="00000000" w:rsidRPr="00000000">
        <w:rPr>
          <w:rtl w:val="0"/>
        </w:rPr>
      </w:r>
    </w:p>
    <w:p w:rsidR="00000000" w:rsidDel="00000000" w:rsidP="00000000" w:rsidRDefault="00000000" w:rsidRPr="00000000" w14:paraId="0000019E">
      <w:pPr>
        <w:pageBreakBefore w:val="0"/>
        <w:rPr/>
      </w:pPr>
      <w:r w:rsidDel="00000000" w:rsidR="00000000" w:rsidRPr="00000000">
        <w:rPr>
          <w:rtl w:val="0"/>
        </w:rPr>
        <w:t xml:space="preserve">Refactor code to reduce complexity and remove dead code / features</w:t>
      </w:r>
    </w:p>
    <w:p w:rsidR="00000000" w:rsidDel="00000000" w:rsidP="00000000" w:rsidRDefault="00000000" w:rsidRPr="00000000" w14:paraId="0000019F">
      <w:pPr>
        <w:pageBreakBefore w:val="0"/>
        <w:numPr>
          <w:ilvl w:val="0"/>
          <w:numId w:val="19"/>
        </w:numPr>
        <w:ind w:left="720" w:hanging="360"/>
      </w:pPr>
      <w:r w:rsidDel="00000000" w:rsidR="00000000" w:rsidRPr="00000000">
        <w:rPr>
          <w:rtl w:val="0"/>
        </w:rPr>
        <w:t xml:space="preserve">Active refactoring could be followed to reduce cognitive complexity, remove dead code and dead features.</w:t>
      </w:r>
    </w:p>
    <w:p w:rsidR="00000000" w:rsidDel="00000000" w:rsidP="00000000" w:rsidRDefault="00000000" w:rsidRPr="00000000" w14:paraId="000001A0">
      <w:pPr>
        <w:pageBreakBefore w:val="0"/>
        <w:numPr>
          <w:ilvl w:val="0"/>
          <w:numId w:val="19"/>
        </w:numPr>
        <w:ind w:left="720" w:hanging="360"/>
      </w:pPr>
      <w:r w:rsidDel="00000000" w:rsidR="00000000" w:rsidRPr="00000000">
        <w:rPr>
          <w:rtl w:val="0"/>
        </w:rPr>
        <w:t xml:space="preserve">Come up with a good repository structure for organizing frontend code, you can check out various articles (</w:t>
      </w:r>
      <w:hyperlink r:id="rId12">
        <w:r w:rsidDel="00000000" w:rsidR="00000000" w:rsidRPr="00000000">
          <w:rPr>
            <w:color w:val="1155cc"/>
            <w:u w:val="single"/>
            <w:rtl w:val="0"/>
          </w:rPr>
          <w:t xml:space="preserve">Organizing Large React Applications</w:t>
        </w:r>
      </w:hyperlink>
      <w:r w:rsidDel="00000000" w:rsidR="00000000" w:rsidRPr="00000000">
        <w:rPr>
          <w:rtl w:val="0"/>
        </w:rPr>
        <w:t xml:space="preserve">, </w:t>
      </w:r>
      <w:hyperlink r:id="rId13">
        <w:r w:rsidDel="00000000" w:rsidR="00000000" w:rsidRPr="00000000">
          <w:rPr>
            <w:color w:val="1155cc"/>
            <w:u w:val="single"/>
            <w:rtl w:val="0"/>
          </w:rPr>
          <w:t xml:space="preserve">Decoupling Hierarchies for Maintainable Code</w:t>
        </w:r>
      </w:hyperlink>
      <w:r w:rsidDel="00000000" w:rsidR="00000000" w:rsidRPr="00000000">
        <w:rPr>
          <w:rtl w:val="0"/>
        </w:rPr>
        <w:t xml:space="preserve">) and methods (</w:t>
      </w:r>
      <w:hyperlink r:id="rId14">
        <w:r w:rsidDel="00000000" w:rsidR="00000000" w:rsidRPr="00000000">
          <w:rPr>
            <w:color w:val="1155cc"/>
            <w:u w:val="single"/>
            <w:rtl w:val="0"/>
          </w:rPr>
          <w:t xml:space="preserve">Fractal Project Structure</w:t>
        </w:r>
      </w:hyperlink>
      <w:r w:rsidDel="00000000" w:rsidR="00000000" w:rsidRPr="00000000">
        <w:rPr>
          <w:rtl w:val="0"/>
        </w:rPr>
        <w:t xml:space="preserve">) to do this. </w:t>
      </w:r>
    </w:p>
    <w:p w:rsidR="00000000" w:rsidDel="00000000" w:rsidP="00000000" w:rsidRDefault="00000000" w:rsidRPr="00000000" w14:paraId="000001A1">
      <w:pPr>
        <w:pageBreakBefore w:val="0"/>
        <w:numPr>
          <w:ilvl w:val="0"/>
          <w:numId w:val="19"/>
        </w:numPr>
        <w:ind w:left="720" w:hanging="360"/>
        <w:rPr>
          <w:u w:val="none"/>
        </w:rPr>
      </w:pPr>
      <w:r w:rsidDel="00000000" w:rsidR="00000000" w:rsidRPr="00000000">
        <w:rPr>
          <w:rtl w:val="0"/>
        </w:rPr>
        <w:t xml:space="preserve">Come up with a migration path from AngularJS to React, this must be a high priority as we are reaching EOL for AngularJS project. </w:t>
      </w:r>
      <w:r w:rsidDel="00000000" w:rsidR="00000000" w:rsidRPr="00000000">
        <w:rPr>
          <w:rtl w:val="0"/>
        </w:rPr>
      </w:r>
    </w:p>
    <w:p w:rsidR="00000000" w:rsidDel="00000000" w:rsidP="00000000" w:rsidRDefault="00000000" w:rsidRPr="00000000" w14:paraId="000001A2">
      <w:pPr>
        <w:pageBreakBefore w:val="0"/>
        <w:rPr/>
      </w:pPr>
      <w:r w:rsidDel="00000000" w:rsidR="00000000" w:rsidRPr="00000000">
        <w:rPr>
          <w:rtl w:val="0"/>
        </w:rPr>
      </w:r>
    </w:p>
    <w:p w:rsidR="00000000" w:rsidDel="00000000" w:rsidP="00000000" w:rsidRDefault="00000000" w:rsidRPr="00000000" w14:paraId="000001A3">
      <w:pPr>
        <w:pageBreakBefore w:val="0"/>
        <w:rPr>
          <w:b w:val="1"/>
        </w:rPr>
      </w:pPr>
      <w:r w:rsidDel="00000000" w:rsidR="00000000" w:rsidRPr="00000000">
        <w:rPr>
          <w:b w:val="1"/>
          <w:rtl w:val="0"/>
        </w:rPr>
        <w:t xml:space="preserve">Use Domain driven design for creating better domain components making it easier to break into services</w:t>
      </w:r>
    </w:p>
    <w:p w:rsidR="00000000" w:rsidDel="00000000" w:rsidP="00000000" w:rsidRDefault="00000000" w:rsidRPr="00000000" w14:paraId="000001A4">
      <w:pPr>
        <w:pageBreakBefore w:val="0"/>
        <w:numPr>
          <w:ilvl w:val="0"/>
          <w:numId w:val="19"/>
        </w:numPr>
        <w:ind w:left="720" w:hanging="360"/>
        <w:rPr/>
      </w:pPr>
      <w:r w:rsidDel="00000000" w:rsidR="00000000" w:rsidRPr="00000000">
        <w:rPr>
          <w:rtl w:val="0"/>
        </w:rPr>
        <w:t xml:space="preserve">Modularity can be improved by restructuring the current components into domain components </w:t>
      </w:r>
    </w:p>
    <w:p w:rsidR="00000000" w:rsidDel="00000000" w:rsidP="00000000" w:rsidRDefault="00000000" w:rsidRPr="00000000" w14:paraId="000001A5">
      <w:pPr>
        <w:pageBreakBefore w:val="0"/>
        <w:numPr>
          <w:ilvl w:val="0"/>
          <w:numId w:val="19"/>
        </w:numPr>
        <w:ind w:left="720" w:hanging="360"/>
        <w:rPr/>
      </w:pPr>
      <w:r w:rsidDel="00000000" w:rsidR="00000000" w:rsidRPr="00000000">
        <w:rPr>
          <w:rtl w:val="0"/>
        </w:rPr>
        <w:t xml:space="preserve">Some classes have multiple responsibilities rendering the code to be more complex and difficult to understand</w:t>
      </w:r>
    </w:p>
    <w:p w:rsidR="00000000" w:rsidDel="00000000" w:rsidP="00000000" w:rsidRDefault="00000000" w:rsidRPr="00000000" w14:paraId="000001A6">
      <w:pPr>
        <w:pageBreakBefore w:val="0"/>
        <w:numPr>
          <w:ilvl w:val="0"/>
          <w:numId w:val="19"/>
        </w:numPr>
        <w:ind w:left="720" w:hanging="360"/>
        <w:rPr/>
      </w:pPr>
      <w:r w:rsidDel="00000000" w:rsidR="00000000" w:rsidRPr="00000000">
        <w:rPr>
          <w:rtl w:val="0"/>
        </w:rPr>
        <w:t xml:space="preserve">Use Repository pattern over DAO for domain objects</w:t>
      </w:r>
      <w:r w:rsidDel="00000000" w:rsidR="00000000" w:rsidRPr="00000000">
        <w:br w:type="page"/>
      </w:r>
      <w:r w:rsidDel="00000000" w:rsidR="00000000" w:rsidRPr="00000000">
        <w:rPr>
          <w:rtl w:val="0"/>
        </w:rPr>
      </w:r>
    </w:p>
    <w:p w:rsidR="00000000" w:rsidDel="00000000" w:rsidP="00000000" w:rsidRDefault="00000000" w:rsidRPr="00000000" w14:paraId="000001A7">
      <w:pPr>
        <w:pStyle w:val="Heading2"/>
        <w:pageBreakBefore w:val="0"/>
        <w:rPr>
          <w:b w:val="1"/>
        </w:rPr>
      </w:pPr>
      <w:bookmarkStart w:colFirst="0" w:colLast="0" w:name="_49x2ik5" w:id="24"/>
      <w:bookmarkEnd w:id="24"/>
      <w:r w:rsidDel="00000000" w:rsidR="00000000" w:rsidRPr="00000000">
        <w:rPr>
          <w:b w:val="1"/>
          <w:rtl w:val="0"/>
        </w:rPr>
        <w:t xml:space="preserve">Quality Assurance</w:t>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3695700</wp:posOffset>
                </wp:positionH>
                <wp:positionV relativeFrom="paragraph">
                  <wp:posOffset>228600</wp:posOffset>
                </wp:positionV>
                <wp:extent cx="2981325" cy="1050562"/>
                <wp:effectExtent b="0" l="0" r="0" t="0"/>
                <wp:wrapSquare wrapText="bothSides" distB="114300" distT="114300" distL="114300" distR="114300"/>
                <wp:docPr id="5" name=""/>
                <a:graphic>
                  <a:graphicData uri="http://schemas.microsoft.com/office/word/2010/wordprocessingGroup">
                    <wpg:wgp>
                      <wpg:cNvGrpSpPr/>
                      <wpg:grpSpPr>
                        <a:xfrm>
                          <a:off x="3855338" y="3265650"/>
                          <a:ext cx="2981325" cy="1050562"/>
                          <a:chOff x="3855338" y="3265650"/>
                          <a:chExt cx="2981325" cy="1028700"/>
                        </a:xfrm>
                      </wpg:grpSpPr>
                      <wpg:grpSp>
                        <wpg:cNvGrpSpPr/>
                        <wpg:grpSpPr>
                          <a:xfrm>
                            <a:off x="3855338" y="3265650"/>
                            <a:ext cx="2981325" cy="1028700"/>
                            <a:chOff x="3855338" y="3265650"/>
                            <a:chExt cx="2981325" cy="1028700"/>
                          </a:xfrm>
                        </wpg:grpSpPr>
                        <wps:wsp>
                          <wps:cNvSpPr/>
                          <wps:cNvPr id="3" name="Shape 3"/>
                          <wps:spPr>
                            <a:xfrm>
                              <a:off x="3855338" y="3265650"/>
                              <a:ext cx="2981325" cy="1028676"/>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8" name="Shape 68"/>
                          <wps:spPr>
                            <a:xfrm>
                              <a:off x="3855338" y="3859330"/>
                              <a:ext cx="2981325" cy="435020"/>
                            </a:xfrm>
                            <a:prstGeom prst="roundRect">
                              <a:avLst>
                                <a:gd fmla="val 50000" name="adj"/>
                              </a:avLst>
                            </a:prstGeom>
                            <a:noFill/>
                            <a:ln cap="flat" cmpd="sng" w="9525">
                              <a:solidFill>
                                <a:srgbClr val="666666"/>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9" name="Shape 69"/>
                          <wps:spPr>
                            <a:xfrm>
                              <a:off x="5340339" y="3911788"/>
                              <a:ext cx="1451109" cy="329939"/>
                            </a:xfrm>
                            <a:prstGeom prst="roundRect">
                              <a:avLst>
                                <a:gd fmla="val 50000" name="adj"/>
                              </a:avLst>
                            </a:prstGeom>
                            <a:solidFill>
                              <a:srgbClr val="D9D9D9"/>
                            </a:solidFill>
                            <a:ln cap="flat" cmpd="sng" w="9525">
                              <a:solidFill>
                                <a:srgbClr val="FFFF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0" name="Shape 70"/>
                          <wps:spPr>
                            <a:xfrm>
                              <a:off x="3900489" y="3911788"/>
                              <a:ext cx="2037470" cy="329939"/>
                            </a:xfrm>
                            <a:prstGeom prst="roundRect">
                              <a:avLst>
                                <a:gd fmla="val 50000" name="adj"/>
                              </a:avLst>
                            </a:prstGeom>
                            <a:solidFill>
                              <a:srgbClr val="434343"/>
                            </a:solidFill>
                            <a:ln cap="flat" cmpd="sng" w="9525">
                              <a:solidFill>
                                <a:srgbClr val="FFFF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1" name="Shape 71"/>
                          <wps:spPr>
                            <a:xfrm>
                              <a:off x="4445576" y="3911660"/>
                              <a:ext cx="602062" cy="330252"/>
                            </a:xfrm>
                            <a:prstGeom prst="rect">
                              <a:avLst/>
                            </a:prstGeom>
                            <a:solidFill>
                              <a:srgbClr val="666666"/>
                            </a:solidFill>
                            <a:ln cap="flat" cmpd="sng" w="9525">
                              <a:solidFill>
                                <a:srgbClr val="FFFF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2" name="Shape 72"/>
                          <wps:spPr>
                            <a:xfrm>
                              <a:off x="5044857" y="3911660"/>
                              <a:ext cx="602062" cy="330252"/>
                            </a:xfrm>
                            <a:prstGeom prst="rect">
                              <a:avLst/>
                            </a:prstGeom>
                            <a:solidFill>
                              <a:srgbClr val="B7B7B7"/>
                            </a:solidFill>
                            <a:ln cap="flat" cmpd="sng" w="9525">
                              <a:solidFill>
                                <a:srgbClr val="FFFF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3" name="Shape 73"/>
                          <wps:spPr>
                            <a:xfrm>
                              <a:off x="5644117" y="3911660"/>
                              <a:ext cx="602062" cy="330252"/>
                            </a:xfrm>
                            <a:prstGeom prst="rect">
                              <a:avLst/>
                            </a:prstGeom>
                            <a:solidFill>
                              <a:srgbClr val="D9D9D9"/>
                            </a:solidFill>
                            <a:ln cap="flat" cmpd="sng" w="9525">
                              <a:solidFill>
                                <a:srgbClr val="FFFF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4" name="Shape 74"/>
                          <wps:spPr>
                            <a:xfrm>
                              <a:off x="4658150" y="3753104"/>
                              <a:ext cx="177140" cy="158684"/>
                            </a:xfrm>
                            <a:prstGeom prst="flowChartMerge">
                              <a:avLst/>
                            </a:prstGeom>
                            <a:solidFill>
                              <a:srgbClr val="6FA8DC"/>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5" name="Shape 75"/>
                          <wps:spPr>
                            <a:xfrm>
                              <a:off x="5789297" y="3632336"/>
                              <a:ext cx="311949" cy="279452"/>
                            </a:xfrm>
                            <a:prstGeom prst="flowChartMerge">
                              <a:avLst/>
                            </a:prstGeom>
                            <a:solidFill>
                              <a:srgbClr val="0B5394"/>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6" name="Shape 76"/>
                          <wps:spPr>
                            <a:xfrm>
                              <a:off x="4084774" y="3958448"/>
                              <a:ext cx="233095" cy="236743"/>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8"/>
                                    <w:vertAlign w:val="baseline"/>
                                  </w:rPr>
                                  <w:t xml:space="preserve">1</w:t>
                                </w:r>
                              </w:p>
                            </w:txbxContent>
                          </wps:txbx>
                          <wps:bodyPr anchorCtr="0" anchor="ctr" bIns="0" lIns="0" spcFirstLastPara="1" rIns="0" wrap="square" tIns="0">
                            <a:noAutofit/>
                          </wps:bodyPr>
                        </wps:wsp>
                        <wps:wsp>
                          <wps:cNvSpPr/>
                          <wps:cNvPr id="77" name="Shape 77"/>
                          <wps:spPr>
                            <a:xfrm>
                              <a:off x="4602071" y="3958448"/>
                              <a:ext cx="233095" cy="236743"/>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8"/>
                                    <w:vertAlign w:val="baseline"/>
                                  </w:rPr>
                                  <w:t xml:space="preserve">2</w:t>
                                </w:r>
                              </w:p>
                            </w:txbxContent>
                          </wps:txbx>
                          <wps:bodyPr anchorCtr="0" anchor="ctr" bIns="0" lIns="0" spcFirstLastPara="1" rIns="0" wrap="square" tIns="0">
                            <a:noAutofit/>
                          </wps:bodyPr>
                        </wps:wsp>
                        <wps:wsp>
                          <wps:cNvSpPr/>
                          <wps:cNvPr id="78" name="Shape 78"/>
                          <wps:spPr>
                            <a:xfrm>
                              <a:off x="5203898" y="3958448"/>
                              <a:ext cx="233095" cy="236743"/>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8"/>
                                    <w:vertAlign w:val="baseline"/>
                                  </w:rPr>
                                  <w:t xml:space="preserve">3</w:t>
                                </w:r>
                              </w:p>
                            </w:txbxContent>
                          </wps:txbx>
                          <wps:bodyPr anchorCtr="0" anchor="ctr" bIns="0" lIns="0" spcFirstLastPara="1" rIns="0" wrap="square" tIns="0">
                            <a:noAutofit/>
                          </wps:bodyPr>
                        </wps:wsp>
                        <wps:wsp>
                          <wps:cNvSpPr/>
                          <wps:cNvPr id="79" name="Shape 79"/>
                          <wps:spPr>
                            <a:xfrm>
                              <a:off x="5828665" y="3958448"/>
                              <a:ext cx="233095" cy="236743"/>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999999"/>
                                    <w:sz w:val="28"/>
                                    <w:vertAlign w:val="baseline"/>
                                  </w:rPr>
                                  <w:t xml:space="preserve">4</w:t>
                                </w:r>
                              </w:p>
                            </w:txbxContent>
                          </wps:txbx>
                          <wps:bodyPr anchorCtr="0" anchor="ctr" bIns="0" lIns="0" spcFirstLastPara="1" rIns="0" wrap="square" tIns="0">
                            <a:noAutofit/>
                          </wps:bodyPr>
                        </wps:wsp>
                        <wps:wsp>
                          <wps:cNvSpPr/>
                          <wps:cNvPr id="80" name="Shape 80"/>
                          <wps:spPr>
                            <a:xfrm>
                              <a:off x="6373892" y="3958448"/>
                              <a:ext cx="233095" cy="236743"/>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999999"/>
                                    <w:sz w:val="28"/>
                                    <w:vertAlign w:val="baseline"/>
                                  </w:rPr>
                                  <w:t xml:space="preserve">5</w:t>
                                </w:r>
                              </w:p>
                            </w:txbxContent>
                          </wps:txbx>
                          <wps:bodyPr anchorCtr="0" anchor="ctr" bIns="0" lIns="0" spcFirstLastPara="1" rIns="0" wrap="square" tIns="0">
                            <a:noAutofit/>
                          </wps:bodyPr>
                        </wps:wsp>
                        <wps:wsp>
                          <wps:cNvSpPr/>
                          <wps:cNvPr id="81" name="Shape 81"/>
                          <wps:spPr>
                            <a:xfrm>
                              <a:off x="5153642" y="3265650"/>
                              <a:ext cx="1583357" cy="279588"/>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Open Sans" w:cs="Open Sans" w:eastAsia="Open Sans" w:hAnsi="Open Sans"/>
                                    <w:b w:val="1"/>
                                    <w:i w:val="0"/>
                                    <w:smallCaps w:val="0"/>
                                    <w:strike w:val="0"/>
                                    <w:color w:val="000000"/>
                                    <w:sz w:val="20"/>
                                    <w:vertAlign w:val="baseline"/>
                                  </w:rPr>
                                  <w:t xml:space="preserve">Recommended Target</w:t>
                                </w:r>
                                <w:r w:rsidDel="00000000" w:rsidR="00000000" w:rsidRPr="00000000">
                                  <w:rPr>
                                    <w:rFonts w:ascii="Open Sans" w:cs="Open Sans" w:eastAsia="Open Sans" w:hAnsi="Open Sans"/>
                                    <w:b w:val="1"/>
                                    <w:i w:val="0"/>
                                    <w:smallCaps w:val="0"/>
                                    <w:strike w:val="0"/>
                                    <w:color w:val="000000"/>
                                    <w:sz w:val="20"/>
                                    <w:vertAlign w:val="baseline"/>
                                  </w:rPr>
                                  <w:br w:type="textWrapping"/>
                                </w:r>
                                <w:r w:rsidDel="00000000" w:rsidR="00000000" w:rsidRPr="00000000">
                                  <w:rPr>
                                    <w:rFonts w:ascii="Open Sans" w:cs="Open Sans" w:eastAsia="Open Sans" w:hAnsi="Open Sans"/>
                                    <w:b w:val="1"/>
                                    <w:i w:val="0"/>
                                    <w:smallCaps w:val="0"/>
                                    <w:strike w:val="0"/>
                                    <w:color w:val="000000"/>
                                    <w:sz w:val="20"/>
                                    <w:vertAlign w:val="baseline"/>
                                  </w:rPr>
                                  <w:t xml:space="preserve">Score</w:t>
                                </w:r>
                              </w:p>
                            </w:txbxContent>
                          </wps:txbx>
                          <wps:bodyPr anchorCtr="0" anchor="ctr" bIns="91425" lIns="91425" spcFirstLastPara="1" rIns="91425" wrap="square" tIns="91425">
                            <a:noAutofit/>
                          </wps:bodyPr>
                        </wps:wsp>
                        <wps:wsp>
                          <wps:cNvSpPr/>
                          <wps:cNvPr id="82" name="Shape 82"/>
                          <wps:spPr>
                            <a:xfrm>
                              <a:off x="3855338" y="3473517"/>
                              <a:ext cx="1192349" cy="279588"/>
                            </a:xfrm>
                            <a:prstGeom prst="rect">
                              <a:avLst/>
                            </a:prstGeom>
                            <a:noFill/>
                            <a:ln>
                              <a:noFill/>
                            </a:ln>
                          </wps:spPr>
                          <wps:txbx>
                            <w:txbxContent>
                              <w:p w:rsidR="00000000" w:rsidDel="00000000" w:rsidP="00000000" w:rsidRDefault="00000000" w:rsidRPr="00000000">
                                <w:pPr>
                                  <w:spacing w:after="0" w:before="0" w:line="240"/>
                                  <w:ind w:left="0" w:right="0" w:firstLine="0"/>
                                  <w:jc w:val="right"/>
                                  <w:textDirection w:val="btLr"/>
                                </w:pPr>
                                <w:r w:rsidDel="00000000" w:rsidR="00000000" w:rsidRPr="00000000">
                                  <w:rPr>
                                    <w:rFonts w:ascii="Open Sans" w:cs="Open Sans" w:eastAsia="Open Sans" w:hAnsi="Open Sans"/>
                                    <w:b w:val="1"/>
                                    <w:i w:val="0"/>
                                    <w:smallCaps w:val="0"/>
                                    <w:strike w:val="0"/>
                                    <w:color w:val="000000"/>
                                    <w:sz w:val="20"/>
                                    <w:vertAlign w:val="baseline"/>
                                  </w:rPr>
                                  <w:t xml:space="preserve">Current Score</w:t>
                                </w:r>
                              </w:p>
                            </w:txbxContent>
                          </wps:txbx>
                          <wps:bodyPr anchorCtr="0" anchor="ctr" bIns="91425" lIns="91425" spcFirstLastPara="1" rIns="91425" wrap="square" tIns="91425">
                            <a:noAutofit/>
                          </wps:bodyPr>
                        </wps:wsp>
                      </wpg:grpSp>
                    </wpg:wgp>
                  </a:graphicData>
                </a:graphic>
              </wp:anchor>
            </w:drawing>
          </mc:Choice>
          <mc:Fallback>
            <w:drawing>
              <wp:anchor allowOverlap="1" behindDoc="0" distB="114300" distT="114300" distL="114300" distR="114300" hidden="0" layoutInCell="1" locked="0" relativeHeight="0" simplePos="0">
                <wp:simplePos x="0" y="0"/>
                <wp:positionH relativeFrom="column">
                  <wp:posOffset>3695700</wp:posOffset>
                </wp:positionH>
                <wp:positionV relativeFrom="paragraph">
                  <wp:posOffset>228600</wp:posOffset>
                </wp:positionV>
                <wp:extent cx="2981325" cy="1050562"/>
                <wp:effectExtent b="0" l="0" r="0" t="0"/>
                <wp:wrapSquare wrapText="bothSides" distB="114300" distT="114300" distL="114300" distR="114300"/>
                <wp:docPr id="5" name="image14.png"/>
                <a:graphic>
                  <a:graphicData uri="http://schemas.openxmlformats.org/drawingml/2006/picture">
                    <pic:pic>
                      <pic:nvPicPr>
                        <pic:cNvPr id="0" name="image14.png"/>
                        <pic:cNvPicPr preferRelativeResize="0"/>
                      </pic:nvPicPr>
                      <pic:blipFill>
                        <a:blip r:embed="rId15"/>
                        <a:srcRect/>
                        <a:stretch>
                          <a:fillRect/>
                        </a:stretch>
                      </pic:blipFill>
                      <pic:spPr>
                        <a:xfrm>
                          <a:off x="0" y="0"/>
                          <a:ext cx="2981325" cy="1050562"/>
                        </a:xfrm>
                        <a:prstGeom prst="rect"/>
                        <a:ln/>
                      </pic:spPr>
                    </pic:pic>
                  </a:graphicData>
                </a:graphic>
              </wp:anchor>
            </w:drawing>
          </mc:Fallback>
        </mc:AlternateContent>
      </w:r>
    </w:p>
    <w:p w:rsidR="00000000" w:rsidDel="00000000" w:rsidP="00000000" w:rsidRDefault="00000000" w:rsidRPr="00000000" w14:paraId="000001A8">
      <w:pPr>
        <w:pageBreakBefore w:val="0"/>
        <w:widowControl w:val="0"/>
        <w:spacing w:after="160" w:lineRule="auto"/>
        <w:rPr/>
      </w:pPr>
      <w:r w:rsidDel="00000000" w:rsidR="00000000" w:rsidRPr="00000000">
        <w:rPr>
          <w:rtl w:val="0"/>
        </w:rPr>
      </w:r>
    </w:p>
    <w:p w:rsidR="00000000" w:rsidDel="00000000" w:rsidP="00000000" w:rsidRDefault="00000000" w:rsidRPr="00000000" w14:paraId="000001A9">
      <w:pPr>
        <w:pStyle w:val="Heading3"/>
        <w:pageBreakBefore w:val="0"/>
        <w:rPr/>
      </w:pPr>
      <w:bookmarkStart w:colFirst="0" w:colLast="0" w:name="_2p2csry" w:id="25"/>
      <w:bookmarkEnd w:id="25"/>
      <w:r w:rsidDel="00000000" w:rsidR="00000000" w:rsidRPr="00000000">
        <w:rPr>
          <w:rtl w:val="0"/>
        </w:rPr>
      </w:r>
    </w:p>
    <w:p w:rsidR="00000000" w:rsidDel="00000000" w:rsidP="00000000" w:rsidRDefault="00000000" w:rsidRPr="00000000" w14:paraId="000001AA">
      <w:pPr>
        <w:pStyle w:val="Heading3"/>
        <w:pageBreakBefore w:val="0"/>
        <w:rPr>
          <w:b w:val="1"/>
        </w:rPr>
      </w:pPr>
      <w:bookmarkStart w:colFirst="0" w:colLast="0" w:name="_wzyjvnmqndcg" w:id="26"/>
      <w:bookmarkEnd w:id="26"/>
      <w:r w:rsidDel="00000000" w:rsidR="00000000" w:rsidRPr="00000000">
        <w:rPr>
          <w:b w:val="1"/>
          <w:rtl w:val="0"/>
        </w:rPr>
        <w:t xml:space="preserve">Strengths</w:t>
      </w:r>
    </w:p>
    <w:p w:rsidR="00000000" w:rsidDel="00000000" w:rsidP="00000000" w:rsidRDefault="00000000" w:rsidRPr="00000000" w14:paraId="000001AB">
      <w:pPr>
        <w:pageBreakBefore w:val="0"/>
        <w:numPr>
          <w:ilvl w:val="0"/>
          <w:numId w:val="10"/>
        </w:numPr>
        <w:ind w:left="720" w:hanging="360"/>
        <w:rPr/>
      </w:pPr>
      <w:r w:rsidDel="00000000" w:rsidR="00000000" w:rsidRPr="00000000">
        <w:rPr>
          <w:rtl w:val="0"/>
        </w:rPr>
        <w:t xml:space="preserve">SCRUM methodology is followed, sprint plannings are conducted.</w:t>
      </w:r>
    </w:p>
    <w:p w:rsidR="00000000" w:rsidDel="00000000" w:rsidP="00000000" w:rsidRDefault="00000000" w:rsidRPr="00000000" w14:paraId="000001AC">
      <w:pPr>
        <w:pageBreakBefore w:val="0"/>
        <w:numPr>
          <w:ilvl w:val="0"/>
          <w:numId w:val="10"/>
        </w:numPr>
        <w:ind w:left="720" w:hanging="360"/>
        <w:rPr/>
      </w:pPr>
      <w:r w:rsidDel="00000000" w:rsidR="00000000" w:rsidRPr="00000000">
        <w:rPr>
          <w:highlight w:val="white"/>
          <w:rtl w:val="0"/>
        </w:rPr>
        <w:t xml:space="preserve">E2E tests using Selenium and Manual smoke testing before releases.</w:t>
      </w:r>
    </w:p>
    <w:p w:rsidR="00000000" w:rsidDel="00000000" w:rsidP="00000000" w:rsidRDefault="00000000" w:rsidRPr="00000000" w14:paraId="000001AD">
      <w:pPr>
        <w:pageBreakBefore w:val="0"/>
        <w:numPr>
          <w:ilvl w:val="0"/>
          <w:numId w:val="10"/>
        </w:numPr>
        <w:ind w:left="720" w:hanging="360"/>
        <w:rPr>
          <w:highlight w:val="white"/>
        </w:rPr>
      </w:pPr>
      <w:r w:rsidDel="00000000" w:rsidR="00000000" w:rsidRPr="00000000">
        <w:rPr>
          <w:highlight w:val="white"/>
          <w:rtl w:val="0"/>
        </w:rPr>
        <w:t xml:space="preserve">Manual Performance testing via Excel sheet.</w:t>
      </w:r>
    </w:p>
    <w:p w:rsidR="00000000" w:rsidDel="00000000" w:rsidP="00000000" w:rsidRDefault="00000000" w:rsidRPr="00000000" w14:paraId="000001AE">
      <w:pPr>
        <w:pageBreakBefore w:val="0"/>
        <w:numPr>
          <w:ilvl w:val="0"/>
          <w:numId w:val="10"/>
        </w:numPr>
        <w:ind w:left="720" w:hanging="360"/>
        <w:rPr>
          <w:highlight w:val="white"/>
        </w:rPr>
      </w:pPr>
      <w:r w:rsidDel="00000000" w:rsidR="00000000" w:rsidRPr="00000000">
        <w:rPr>
          <w:highlight w:val="white"/>
          <w:rtl w:val="0"/>
        </w:rPr>
        <w:t xml:space="preserve">Checkmarx, Whitesource are used for Security Analysis.</w:t>
      </w:r>
    </w:p>
    <w:p w:rsidR="00000000" w:rsidDel="00000000" w:rsidP="00000000" w:rsidRDefault="00000000" w:rsidRPr="00000000" w14:paraId="000001AF">
      <w:pPr>
        <w:pageBreakBefore w:val="0"/>
        <w:numPr>
          <w:ilvl w:val="0"/>
          <w:numId w:val="10"/>
        </w:numPr>
        <w:ind w:left="720" w:hanging="360"/>
        <w:rPr>
          <w:highlight w:val="white"/>
        </w:rPr>
      </w:pPr>
      <w:r w:rsidDel="00000000" w:rsidR="00000000" w:rsidRPr="00000000">
        <w:rPr>
          <w:highlight w:val="white"/>
          <w:rtl w:val="0"/>
        </w:rPr>
        <w:t xml:space="preserve">Semantic versioning is used.</w:t>
      </w:r>
    </w:p>
    <w:p w:rsidR="00000000" w:rsidDel="00000000" w:rsidP="00000000" w:rsidRDefault="00000000" w:rsidRPr="00000000" w14:paraId="000001B0">
      <w:pPr>
        <w:pStyle w:val="Heading3"/>
        <w:pageBreakBefore w:val="0"/>
        <w:widowControl w:val="0"/>
        <w:spacing w:after="160" w:lineRule="auto"/>
        <w:rPr>
          <w:b w:val="1"/>
        </w:rPr>
      </w:pPr>
      <w:bookmarkStart w:colFirst="0" w:colLast="0" w:name="_l0xbknq04ahc" w:id="27"/>
      <w:bookmarkEnd w:id="27"/>
      <w:r w:rsidDel="00000000" w:rsidR="00000000" w:rsidRPr="00000000">
        <w:rPr>
          <w:b w:val="1"/>
          <w:rtl w:val="0"/>
        </w:rPr>
        <w:t xml:space="preserve">Current and Recommended Target State</w:t>
      </w:r>
    </w:p>
    <w:p w:rsidR="00000000" w:rsidDel="00000000" w:rsidP="00000000" w:rsidRDefault="00000000" w:rsidRPr="00000000" w14:paraId="000001B1">
      <w:pPr>
        <w:pageBreakBefore w:val="0"/>
        <w:rPr/>
      </w:pPr>
      <w:r w:rsidDel="00000000" w:rsidR="00000000" w:rsidRPr="00000000">
        <w:rPr/>
        <w:drawing>
          <wp:inline distB="114300" distT="114300" distL="114300" distR="114300">
            <wp:extent cx="6675120" cy="5918200"/>
            <wp:effectExtent b="0" l="0" r="0" t="0"/>
            <wp:docPr descr="Chart" id="11" name="image3.png"/>
            <a:graphic>
              <a:graphicData uri="http://schemas.openxmlformats.org/drawingml/2006/picture">
                <pic:pic>
                  <pic:nvPicPr>
                    <pic:cNvPr descr="Chart" id="0" name="image3.png"/>
                    <pic:cNvPicPr preferRelativeResize="0"/>
                  </pic:nvPicPr>
                  <pic:blipFill>
                    <a:blip r:embed="rId16"/>
                    <a:srcRect b="0" l="0" r="0" t="0"/>
                    <a:stretch>
                      <a:fillRect/>
                    </a:stretch>
                  </pic:blipFill>
                  <pic:spPr>
                    <a:xfrm>
                      <a:off x="0" y="0"/>
                      <a:ext cx="6675120" cy="5918200"/>
                    </a:xfrm>
                    <a:prstGeom prst="rect"/>
                    <a:ln/>
                  </pic:spPr>
                </pic:pic>
              </a:graphicData>
            </a:graphic>
          </wp:inline>
        </w:drawing>
      </w:r>
      <w:r w:rsidDel="00000000" w:rsidR="00000000" w:rsidRPr="00000000">
        <w:rPr>
          <w:rtl w:val="0"/>
        </w:rPr>
      </w:r>
    </w:p>
    <w:p w:rsidR="00000000" w:rsidDel="00000000" w:rsidP="00000000" w:rsidRDefault="00000000" w:rsidRPr="00000000" w14:paraId="000001B2">
      <w:pPr>
        <w:pStyle w:val="Heading3"/>
        <w:pageBreakBefore w:val="0"/>
        <w:rPr>
          <w:b w:val="1"/>
        </w:rPr>
      </w:pPr>
      <w:bookmarkStart w:colFirst="0" w:colLast="0" w:name="_yfjygj81ybkd" w:id="28"/>
      <w:bookmarkEnd w:id="28"/>
      <w:r w:rsidDel="00000000" w:rsidR="00000000" w:rsidRPr="00000000">
        <w:rPr>
          <w:b w:val="1"/>
          <w:rtl w:val="0"/>
        </w:rPr>
        <w:t xml:space="preserve">Recommendations</w:t>
      </w:r>
    </w:p>
    <w:p w:rsidR="00000000" w:rsidDel="00000000" w:rsidP="00000000" w:rsidRDefault="00000000" w:rsidRPr="00000000" w14:paraId="000001B3">
      <w:pPr>
        <w:pageBreakBefore w:val="0"/>
        <w:rPr>
          <w:b w:val="1"/>
        </w:rPr>
      </w:pPr>
      <w:r w:rsidDel="00000000" w:rsidR="00000000" w:rsidRPr="00000000">
        <w:rPr>
          <w:b w:val="1"/>
          <w:rtl w:val="0"/>
        </w:rPr>
        <w:t xml:space="preserve">General expectations</w:t>
      </w:r>
    </w:p>
    <w:p w:rsidR="00000000" w:rsidDel="00000000" w:rsidP="00000000" w:rsidRDefault="00000000" w:rsidRPr="00000000" w14:paraId="000001B4">
      <w:pPr>
        <w:pageBreakBefore w:val="0"/>
        <w:numPr>
          <w:ilvl w:val="0"/>
          <w:numId w:val="14"/>
        </w:numPr>
        <w:ind w:left="720" w:hanging="360"/>
        <w:rPr/>
      </w:pPr>
      <w:r w:rsidDel="00000000" w:rsidR="00000000" w:rsidRPr="00000000">
        <w:rPr>
          <w:rtl w:val="0"/>
        </w:rPr>
        <w:t xml:space="preserve">Come up with a testing strategy document that is accessible to everyone on the team.</w:t>
      </w:r>
    </w:p>
    <w:p w:rsidR="00000000" w:rsidDel="00000000" w:rsidP="00000000" w:rsidRDefault="00000000" w:rsidRPr="00000000" w14:paraId="000001B5">
      <w:pPr>
        <w:pageBreakBefore w:val="0"/>
        <w:numPr>
          <w:ilvl w:val="0"/>
          <w:numId w:val="14"/>
        </w:numPr>
        <w:ind w:left="720" w:hanging="360"/>
        <w:rPr>
          <w:u w:val="none"/>
        </w:rPr>
      </w:pPr>
      <w:r w:rsidDel="00000000" w:rsidR="00000000" w:rsidRPr="00000000">
        <w:rPr>
          <w:rtl w:val="0"/>
        </w:rPr>
        <w:t xml:space="preserve">Use Definition of Done (DoD) in every issue / bug card.</w:t>
      </w:r>
    </w:p>
    <w:p w:rsidR="00000000" w:rsidDel="00000000" w:rsidP="00000000" w:rsidRDefault="00000000" w:rsidRPr="00000000" w14:paraId="000001B6">
      <w:pPr>
        <w:pageBreakBefore w:val="0"/>
        <w:numPr>
          <w:ilvl w:val="0"/>
          <w:numId w:val="14"/>
        </w:numPr>
        <w:ind w:left="720" w:hanging="360"/>
        <w:rPr>
          <w:u w:val="none"/>
        </w:rPr>
      </w:pPr>
      <w:r w:rsidDel="00000000" w:rsidR="00000000" w:rsidRPr="00000000">
        <w:rPr>
          <w:rtl w:val="0"/>
        </w:rPr>
        <w:t xml:space="preserve">Cross browser testing should be done manually as well as through integration tests before the changes are merged into the repository.</w:t>
      </w:r>
      <w:r w:rsidDel="00000000" w:rsidR="00000000" w:rsidRPr="00000000">
        <w:rPr>
          <w:rtl w:val="0"/>
        </w:rPr>
      </w:r>
    </w:p>
    <w:p w:rsidR="00000000" w:rsidDel="00000000" w:rsidP="00000000" w:rsidRDefault="00000000" w:rsidRPr="00000000" w14:paraId="000001B7">
      <w:pPr>
        <w:pageBreakBefore w:val="0"/>
        <w:rPr>
          <w:b w:val="1"/>
          <w:i w:val="1"/>
        </w:rPr>
      </w:pPr>
      <w:r w:rsidDel="00000000" w:rsidR="00000000" w:rsidRPr="00000000">
        <w:rPr>
          <w:rtl w:val="0"/>
        </w:rPr>
      </w:r>
    </w:p>
    <w:p w:rsidR="00000000" w:rsidDel="00000000" w:rsidP="00000000" w:rsidRDefault="00000000" w:rsidRPr="00000000" w14:paraId="000001B8">
      <w:pPr>
        <w:pageBreakBefore w:val="0"/>
        <w:rPr>
          <w:b w:val="1"/>
        </w:rPr>
      </w:pPr>
      <w:r w:rsidDel="00000000" w:rsidR="00000000" w:rsidRPr="00000000">
        <w:rPr>
          <w:b w:val="1"/>
          <w:rtl w:val="0"/>
        </w:rPr>
        <w:t xml:space="preserve">Improve overall test coverage by adding various layers of tests (unit, integration, end to end) and aligning the test pyramid. Start with critical paths.</w:t>
      </w:r>
    </w:p>
    <w:p w:rsidR="00000000" w:rsidDel="00000000" w:rsidP="00000000" w:rsidRDefault="00000000" w:rsidRPr="00000000" w14:paraId="000001B9">
      <w:pPr>
        <w:pageBreakBefore w:val="0"/>
        <w:numPr>
          <w:ilvl w:val="0"/>
          <w:numId w:val="19"/>
        </w:numPr>
        <w:ind w:left="720" w:hanging="360"/>
        <w:rPr/>
      </w:pPr>
      <w:r w:rsidDel="00000000" w:rsidR="00000000" w:rsidRPr="00000000">
        <w:rPr>
          <w:rtl w:val="0"/>
        </w:rPr>
        <w:t xml:space="preserve">Currently, unit tests are written for the backend but frontend lacks unit tests all together, it’s very important to write unit tests as well as keep integration tests up to date to carry out the migration. We advise that unit tests be at least written for the ReactJS Repository before the migration from AngularJS starts. </w:t>
      </w:r>
    </w:p>
    <w:p w:rsidR="00000000" w:rsidDel="00000000" w:rsidP="00000000" w:rsidRDefault="00000000" w:rsidRPr="00000000" w14:paraId="000001BA">
      <w:pPr>
        <w:pageBreakBefore w:val="0"/>
        <w:numPr>
          <w:ilvl w:val="0"/>
          <w:numId w:val="19"/>
        </w:numPr>
        <w:ind w:left="720" w:hanging="360"/>
        <w:rPr/>
      </w:pPr>
      <w:r w:rsidDel="00000000" w:rsidR="00000000" w:rsidRPr="00000000">
        <w:rPr>
          <w:rtl w:val="0"/>
        </w:rPr>
        <w:t xml:space="preserve">Measure &amp; track performance, accessibility, and various other statistics using tools like Lighthouse every commit (or an aggregate).</w:t>
      </w:r>
    </w:p>
    <w:p w:rsidR="00000000" w:rsidDel="00000000" w:rsidP="00000000" w:rsidRDefault="00000000" w:rsidRPr="00000000" w14:paraId="000001BB">
      <w:pPr>
        <w:pageBreakBefore w:val="0"/>
        <w:numPr>
          <w:ilvl w:val="0"/>
          <w:numId w:val="19"/>
        </w:numPr>
        <w:ind w:left="720" w:hanging="360"/>
        <w:rPr>
          <w:u w:val="none"/>
        </w:rPr>
      </w:pPr>
      <w:r w:rsidDel="00000000" w:rsidR="00000000" w:rsidRPr="00000000">
        <w:rPr>
          <w:rtl w:val="0"/>
        </w:rPr>
        <w:t xml:space="preserve">Cross browser testing must be done on all the supported browsers.</w:t>
      </w:r>
    </w:p>
    <w:p w:rsidR="00000000" w:rsidDel="00000000" w:rsidP="00000000" w:rsidRDefault="00000000" w:rsidRPr="00000000" w14:paraId="000001BC">
      <w:pPr>
        <w:pageBreakBefore w:val="0"/>
        <w:rPr/>
      </w:pPr>
      <w:r w:rsidDel="00000000" w:rsidR="00000000" w:rsidRPr="00000000">
        <w:rPr>
          <w:rtl w:val="0"/>
        </w:rPr>
      </w:r>
    </w:p>
    <w:p w:rsidR="00000000" w:rsidDel="00000000" w:rsidP="00000000" w:rsidRDefault="00000000" w:rsidRPr="00000000" w14:paraId="000001BD">
      <w:pPr>
        <w:pageBreakBefore w:val="0"/>
        <w:rPr>
          <w:b w:val="1"/>
        </w:rPr>
      </w:pPr>
      <w:r w:rsidDel="00000000" w:rsidR="00000000" w:rsidRPr="00000000">
        <w:rPr>
          <w:b w:val="1"/>
          <w:rtl w:val="0"/>
        </w:rPr>
        <w:t xml:space="preserve">Shorten the feedback loop</w:t>
      </w:r>
    </w:p>
    <w:p w:rsidR="00000000" w:rsidDel="00000000" w:rsidP="00000000" w:rsidRDefault="00000000" w:rsidRPr="00000000" w14:paraId="000001BE">
      <w:pPr>
        <w:pageBreakBefore w:val="0"/>
        <w:numPr>
          <w:ilvl w:val="0"/>
          <w:numId w:val="19"/>
        </w:numPr>
        <w:ind w:left="720" w:hanging="360"/>
        <w:rPr>
          <w:sz w:val="20"/>
          <w:szCs w:val="20"/>
        </w:rPr>
      </w:pPr>
      <w:r w:rsidDel="00000000" w:rsidR="00000000" w:rsidRPr="00000000">
        <w:rPr>
          <w:highlight w:val="white"/>
          <w:rtl w:val="0"/>
        </w:rPr>
        <w:t xml:space="preserve">Dev &amp; QA run in different sprints which leads to longer cycle time, and delayed feedback. Dev &amp; QA work should be done parallelly to improve coordination as well as reduce communication gaps.</w:t>
      </w:r>
      <w:r w:rsidDel="00000000" w:rsidR="00000000" w:rsidRPr="00000000">
        <w:rPr>
          <w:rtl w:val="0"/>
        </w:rPr>
      </w:r>
    </w:p>
    <w:p w:rsidR="00000000" w:rsidDel="00000000" w:rsidP="00000000" w:rsidRDefault="00000000" w:rsidRPr="00000000" w14:paraId="000001BF">
      <w:pPr>
        <w:pageBreakBefore w:val="0"/>
        <w:numPr>
          <w:ilvl w:val="0"/>
          <w:numId w:val="19"/>
        </w:numPr>
        <w:ind w:left="720" w:hanging="360"/>
        <w:rPr/>
      </w:pPr>
      <w:r w:rsidDel="00000000" w:rsidR="00000000" w:rsidRPr="00000000">
        <w:rPr>
          <w:rtl w:val="0"/>
        </w:rPr>
        <w:t xml:space="preserve">Currently the CI / CD doesn’t run any unit tests as part of it’s pipeline, it’s advised to run CI / CD tests, performance tests (using </w:t>
      </w:r>
      <w:hyperlink r:id="rId17">
        <w:r w:rsidDel="00000000" w:rsidR="00000000" w:rsidRPr="00000000">
          <w:rPr>
            <w:color w:val="1155cc"/>
            <w:u w:val="single"/>
            <w:rtl w:val="0"/>
          </w:rPr>
          <w:t xml:space="preserve">Lighthouse CI</w:t>
        </w:r>
      </w:hyperlink>
      <w:r w:rsidDel="00000000" w:rsidR="00000000" w:rsidRPr="00000000">
        <w:rPr>
          <w:rtl w:val="0"/>
        </w:rPr>
        <w:t xml:space="preserve">) and integration tests.</w:t>
      </w:r>
    </w:p>
    <w:p w:rsidR="00000000" w:rsidDel="00000000" w:rsidP="00000000" w:rsidRDefault="00000000" w:rsidRPr="00000000" w14:paraId="000001C0">
      <w:pPr>
        <w:pageBreakBefore w:val="0"/>
        <w:numPr>
          <w:ilvl w:val="0"/>
          <w:numId w:val="19"/>
        </w:numPr>
        <w:ind w:left="720" w:hanging="360"/>
        <w:rPr>
          <w:u w:val="none"/>
        </w:rPr>
      </w:pPr>
      <w:r w:rsidDel="00000000" w:rsidR="00000000" w:rsidRPr="00000000">
        <w:rPr>
          <w:rtl w:val="0"/>
        </w:rPr>
        <w:t xml:space="preserve">Add various git hooks (using </w:t>
      </w:r>
      <w:hyperlink r:id="rId18">
        <w:r w:rsidDel="00000000" w:rsidR="00000000" w:rsidRPr="00000000">
          <w:rPr>
            <w:color w:val="1155cc"/>
            <w:u w:val="single"/>
            <w:rtl w:val="0"/>
          </w:rPr>
          <w:t xml:space="preserve">Husky</w:t>
        </w:r>
      </w:hyperlink>
      <w:r w:rsidDel="00000000" w:rsidR="00000000" w:rsidRPr="00000000">
        <w:rPr>
          <w:rtl w:val="0"/>
        </w:rPr>
        <w:t xml:space="preserve">) to be run before every commit &amp; push on the developers’ laptop. Frontend and backend tests, Linting, formatting must be run in these hooks. When pushed to a branch, e2e tests must also be run across various browsers along with snapshots.</w:t>
      </w:r>
      <w:r w:rsidDel="00000000" w:rsidR="00000000" w:rsidRPr="00000000">
        <w:rPr>
          <w:rtl w:val="0"/>
        </w:rPr>
      </w:r>
    </w:p>
    <w:p w:rsidR="00000000" w:rsidDel="00000000" w:rsidP="00000000" w:rsidRDefault="00000000" w:rsidRPr="00000000" w14:paraId="000001C1">
      <w:pPr>
        <w:pStyle w:val="Heading2"/>
        <w:pageBreakBefore w:val="0"/>
        <w:rPr/>
      </w:pPr>
      <w:bookmarkStart w:colFirst="0" w:colLast="0" w:name="_1xpah0lp2qtv" w:id="29"/>
      <w:bookmarkEnd w:id="29"/>
      <w:r w:rsidDel="00000000" w:rsidR="00000000" w:rsidRPr="00000000">
        <w:br w:type="page"/>
      </w:r>
      <w:r w:rsidDel="00000000" w:rsidR="00000000" w:rsidRPr="00000000">
        <w:rPr>
          <w:rtl w:val="0"/>
        </w:rPr>
      </w:r>
    </w:p>
    <w:p w:rsidR="00000000" w:rsidDel="00000000" w:rsidP="00000000" w:rsidRDefault="00000000" w:rsidRPr="00000000" w14:paraId="000001C2">
      <w:pPr>
        <w:pStyle w:val="Heading2"/>
        <w:pageBreakBefore w:val="0"/>
        <w:rPr>
          <w:b w:val="1"/>
        </w:rPr>
      </w:pPr>
      <w:bookmarkStart w:colFirst="0" w:colLast="0" w:name="_s1pe2o9bjpx4" w:id="30"/>
      <w:bookmarkEnd w:id="30"/>
      <w:r w:rsidDel="00000000" w:rsidR="00000000" w:rsidRPr="00000000">
        <w:rPr>
          <w:b w:val="1"/>
          <w:rtl w:val="0"/>
        </w:rPr>
        <w:t xml:space="preserve">DevOps and Path to Production</w:t>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3693795</wp:posOffset>
                </wp:positionH>
                <wp:positionV relativeFrom="paragraph">
                  <wp:posOffset>122109</wp:posOffset>
                </wp:positionV>
                <wp:extent cx="2981325" cy="1050562"/>
                <wp:effectExtent b="0" l="0" r="0" t="0"/>
                <wp:wrapSquare wrapText="bothSides" distB="114300" distT="114300" distL="114300" distR="114300"/>
                <wp:docPr id="4" name=""/>
                <a:graphic>
                  <a:graphicData uri="http://schemas.microsoft.com/office/word/2010/wordprocessingGroup">
                    <wpg:wgp>
                      <wpg:cNvGrpSpPr/>
                      <wpg:grpSpPr>
                        <a:xfrm>
                          <a:off x="3855338" y="3265650"/>
                          <a:ext cx="2981325" cy="1050562"/>
                          <a:chOff x="3855338" y="3265650"/>
                          <a:chExt cx="2981325" cy="1028700"/>
                        </a:xfrm>
                      </wpg:grpSpPr>
                      <wpg:grpSp>
                        <wpg:cNvGrpSpPr/>
                        <wpg:grpSpPr>
                          <a:xfrm>
                            <a:off x="3855338" y="3265650"/>
                            <a:ext cx="2981325" cy="1028700"/>
                            <a:chOff x="3855338" y="3265650"/>
                            <a:chExt cx="2981325" cy="1028700"/>
                          </a:xfrm>
                        </wpg:grpSpPr>
                        <wps:wsp>
                          <wps:cNvSpPr/>
                          <wps:cNvPr id="3" name="Shape 3"/>
                          <wps:spPr>
                            <a:xfrm>
                              <a:off x="3855338" y="3265650"/>
                              <a:ext cx="2981325" cy="1028676"/>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2" name="Shape 52"/>
                          <wps:spPr>
                            <a:xfrm>
                              <a:off x="3855338" y="3859330"/>
                              <a:ext cx="2981325" cy="435020"/>
                            </a:xfrm>
                            <a:prstGeom prst="roundRect">
                              <a:avLst>
                                <a:gd fmla="val 50000" name="adj"/>
                              </a:avLst>
                            </a:prstGeom>
                            <a:noFill/>
                            <a:ln cap="flat" cmpd="sng" w="9525">
                              <a:solidFill>
                                <a:srgbClr val="666666"/>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3" name="Shape 53"/>
                          <wps:spPr>
                            <a:xfrm>
                              <a:off x="5340339" y="3911788"/>
                              <a:ext cx="1451109" cy="329939"/>
                            </a:xfrm>
                            <a:prstGeom prst="roundRect">
                              <a:avLst>
                                <a:gd fmla="val 50000" name="adj"/>
                              </a:avLst>
                            </a:prstGeom>
                            <a:solidFill>
                              <a:srgbClr val="D9D9D9"/>
                            </a:solidFill>
                            <a:ln cap="flat" cmpd="sng" w="9525">
                              <a:solidFill>
                                <a:srgbClr val="FFFF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4" name="Shape 54"/>
                          <wps:spPr>
                            <a:xfrm>
                              <a:off x="3900489" y="3911788"/>
                              <a:ext cx="2037470" cy="329939"/>
                            </a:xfrm>
                            <a:prstGeom prst="roundRect">
                              <a:avLst>
                                <a:gd fmla="val 50000" name="adj"/>
                              </a:avLst>
                            </a:prstGeom>
                            <a:solidFill>
                              <a:srgbClr val="434343"/>
                            </a:solidFill>
                            <a:ln cap="flat" cmpd="sng" w="9525">
                              <a:solidFill>
                                <a:srgbClr val="FFFF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5" name="Shape 55"/>
                          <wps:spPr>
                            <a:xfrm>
                              <a:off x="4445576" y="3911660"/>
                              <a:ext cx="602062" cy="330252"/>
                            </a:xfrm>
                            <a:prstGeom prst="rect">
                              <a:avLst/>
                            </a:prstGeom>
                            <a:solidFill>
                              <a:srgbClr val="666666"/>
                            </a:solidFill>
                            <a:ln cap="flat" cmpd="sng" w="9525">
                              <a:solidFill>
                                <a:srgbClr val="FFFF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6" name="Shape 56"/>
                          <wps:spPr>
                            <a:xfrm>
                              <a:off x="5044857" y="3911660"/>
                              <a:ext cx="602062" cy="330252"/>
                            </a:xfrm>
                            <a:prstGeom prst="rect">
                              <a:avLst/>
                            </a:prstGeom>
                            <a:solidFill>
                              <a:srgbClr val="B7B7B7"/>
                            </a:solidFill>
                            <a:ln cap="flat" cmpd="sng" w="9525">
                              <a:solidFill>
                                <a:srgbClr val="FFFF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7" name="Shape 57"/>
                          <wps:spPr>
                            <a:xfrm>
                              <a:off x="5644117" y="3911660"/>
                              <a:ext cx="602062" cy="330252"/>
                            </a:xfrm>
                            <a:prstGeom prst="rect">
                              <a:avLst/>
                            </a:prstGeom>
                            <a:solidFill>
                              <a:srgbClr val="D9D9D9"/>
                            </a:solidFill>
                            <a:ln cap="flat" cmpd="sng" w="9525">
                              <a:solidFill>
                                <a:srgbClr val="FFFF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8" name="Shape 58"/>
                          <wps:spPr>
                            <a:xfrm>
                              <a:off x="4658150" y="3753104"/>
                              <a:ext cx="177140" cy="158684"/>
                            </a:xfrm>
                            <a:prstGeom prst="flowChartMerge">
                              <a:avLst/>
                            </a:prstGeom>
                            <a:solidFill>
                              <a:srgbClr val="6FA8DC"/>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9" name="Shape 59"/>
                          <wps:spPr>
                            <a:xfrm>
                              <a:off x="5789297" y="3632336"/>
                              <a:ext cx="311949" cy="279452"/>
                            </a:xfrm>
                            <a:prstGeom prst="flowChartMerge">
                              <a:avLst/>
                            </a:prstGeom>
                            <a:solidFill>
                              <a:srgbClr val="0B5394"/>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0" name="Shape 60"/>
                          <wps:spPr>
                            <a:xfrm>
                              <a:off x="4084774" y="3958448"/>
                              <a:ext cx="233095" cy="236743"/>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8"/>
                                    <w:vertAlign w:val="baseline"/>
                                  </w:rPr>
                                  <w:t xml:space="preserve">1</w:t>
                                </w:r>
                              </w:p>
                            </w:txbxContent>
                          </wps:txbx>
                          <wps:bodyPr anchorCtr="0" anchor="ctr" bIns="0" lIns="0" spcFirstLastPara="1" rIns="0" wrap="square" tIns="0">
                            <a:noAutofit/>
                          </wps:bodyPr>
                        </wps:wsp>
                        <wps:wsp>
                          <wps:cNvSpPr/>
                          <wps:cNvPr id="61" name="Shape 61"/>
                          <wps:spPr>
                            <a:xfrm>
                              <a:off x="4602071" y="3958448"/>
                              <a:ext cx="233095" cy="236743"/>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8"/>
                                    <w:vertAlign w:val="baseline"/>
                                  </w:rPr>
                                  <w:t xml:space="preserve">2</w:t>
                                </w:r>
                              </w:p>
                            </w:txbxContent>
                          </wps:txbx>
                          <wps:bodyPr anchorCtr="0" anchor="ctr" bIns="0" lIns="0" spcFirstLastPara="1" rIns="0" wrap="square" tIns="0">
                            <a:noAutofit/>
                          </wps:bodyPr>
                        </wps:wsp>
                        <wps:wsp>
                          <wps:cNvSpPr/>
                          <wps:cNvPr id="62" name="Shape 62"/>
                          <wps:spPr>
                            <a:xfrm>
                              <a:off x="5203898" y="3958448"/>
                              <a:ext cx="233095" cy="236743"/>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8"/>
                                    <w:vertAlign w:val="baseline"/>
                                  </w:rPr>
                                  <w:t xml:space="preserve">3</w:t>
                                </w:r>
                              </w:p>
                            </w:txbxContent>
                          </wps:txbx>
                          <wps:bodyPr anchorCtr="0" anchor="ctr" bIns="0" lIns="0" spcFirstLastPara="1" rIns="0" wrap="square" tIns="0">
                            <a:noAutofit/>
                          </wps:bodyPr>
                        </wps:wsp>
                        <wps:wsp>
                          <wps:cNvSpPr/>
                          <wps:cNvPr id="63" name="Shape 63"/>
                          <wps:spPr>
                            <a:xfrm>
                              <a:off x="5828665" y="3958448"/>
                              <a:ext cx="233095" cy="236743"/>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999999"/>
                                    <w:sz w:val="28"/>
                                    <w:vertAlign w:val="baseline"/>
                                  </w:rPr>
                                  <w:t xml:space="preserve">4</w:t>
                                </w:r>
                              </w:p>
                            </w:txbxContent>
                          </wps:txbx>
                          <wps:bodyPr anchorCtr="0" anchor="ctr" bIns="0" lIns="0" spcFirstLastPara="1" rIns="0" wrap="square" tIns="0">
                            <a:noAutofit/>
                          </wps:bodyPr>
                        </wps:wsp>
                        <wps:wsp>
                          <wps:cNvSpPr/>
                          <wps:cNvPr id="64" name="Shape 64"/>
                          <wps:spPr>
                            <a:xfrm>
                              <a:off x="6373892" y="3958448"/>
                              <a:ext cx="233095" cy="236743"/>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999999"/>
                                    <w:sz w:val="28"/>
                                    <w:vertAlign w:val="baseline"/>
                                  </w:rPr>
                                  <w:t xml:space="preserve">5</w:t>
                                </w:r>
                              </w:p>
                            </w:txbxContent>
                          </wps:txbx>
                          <wps:bodyPr anchorCtr="0" anchor="ctr" bIns="0" lIns="0" spcFirstLastPara="1" rIns="0" wrap="square" tIns="0">
                            <a:noAutofit/>
                          </wps:bodyPr>
                        </wps:wsp>
                        <wps:wsp>
                          <wps:cNvSpPr/>
                          <wps:cNvPr id="65" name="Shape 65"/>
                          <wps:spPr>
                            <a:xfrm>
                              <a:off x="5153642" y="3265650"/>
                              <a:ext cx="1583357" cy="279588"/>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Open Sans" w:cs="Open Sans" w:eastAsia="Open Sans" w:hAnsi="Open Sans"/>
                                    <w:b w:val="1"/>
                                    <w:i w:val="0"/>
                                    <w:smallCaps w:val="0"/>
                                    <w:strike w:val="0"/>
                                    <w:color w:val="000000"/>
                                    <w:sz w:val="20"/>
                                    <w:vertAlign w:val="baseline"/>
                                  </w:rPr>
                                  <w:t xml:space="preserve">Recommended Target </w:t>
                                </w:r>
                                <w:r w:rsidDel="00000000" w:rsidR="00000000" w:rsidRPr="00000000">
                                  <w:rPr>
                                    <w:rFonts w:ascii="Open Sans" w:cs="Open Sans" w:eastAsia="Open Sans" w:hAnsi="Open Sans"/>
                                    <w:b w:val="1"/>
                                    <w:i w:val="0"/>
                                    <w:smallCaps w:val="0"/>
                                    <w:strike w:val="0"/>
                                    <w:color w:val="000000"/>
                                    <w:sz w:val="20"/>
                                    <w:vertAlign w:val="baseline"/>
                                  </w:rPr>
                                  <w:br w:type="textWrapping"/>
                                </w:r>
                                <w:r w:rsidDel="00000000" w:rsidR="00000000" w:rsidRPr="00000000">
                                  <w:rPr>
                                    <w:rFonts w:ascii="Open Sans" w:cs="Open Sans" w:eastAsia="Open Sans" w:hAnsi="Open Sans"/>
                                    <w:b w:val="1"/>
                                    <w:i w:val="0"/>
                                    <w:smallCaps w:val="0"/>
                                    <w:strike w:val="0"/>
                                    <w:color w:val="000000"/>
                                    <w:sz w:val="20"/>
                                    <w:vertAlign w:val="baseline"/>
                                  </w:rPr>
                                  <w:t xml:space="preserve">Score</w:t>
                                </w:r>
                              </w:p>
                            </w:txbxContent>
                          </wps:txbx>
                          <wps:bodyPr anchorCtr="0" anchor="ctr" bIns="91425" lIns="91425" spcFirstLastPara="1" rIns="91425" wrap="square" tIns="91425">
                            <a:noAutofit/>
                          </wps:bodyPr>
                        </wps:wsp>
                        <wps:wsp>
                          <wps:cNvSpPr/>
                          <wps:cNvPr id="66" name="Shape 66"/>
                          <wps:spPr>
                            <a:xfrm>
                              <a:off x="3855338" y="3473517"/>
                              <a:ext cx="1192349" cy="279588"/>
                            </a:xfrm>
                            <a:prstGeom prst="rect">
                              <a:avLst/>
                            </a:prstGeom>
                            <a:noFill/>
                            <a:ln>
                              <a:noFill/>
                            </a:ln>
                          </wps:spPr>
                          <wps:txbx>
                            <w:txbxContent>
                              <w:p w:rsidR="00000000" w:rsidDel="00000000" w:rsidP="00000000" w:rsidRDefault="00000000" w:rsidRPr="00000000">
                                <w:pPr>
                                  <w:spacing w:after="0" w:before="0" w:line="240"/>
                                  <w:ind w:left="0" w:right="0" w:firstLine="0"/>
                                  <w:jc w:val="right"/>
                                  <w:textDirection w:val="btLr"/>
                                </w:pPr>
                                <w:r w:rsidDel="00000000" w:rsidR="00000000" w:rsidRPr="00000000">
                                  <w:rPr>
                                    <w:rFonts w:ascii="Open Sans" w:cs="Open Sans" w:eastAsia="Open Sans" w:hAnsi="Open Sans"/>
                                    <w:b w:val="1"/>
                                    <w:i w:val="0"/>
                                    <w:smallCaps w:val="0"/>
                                    <w:strike w:val="0"/>
                                    <w:color w:val="000000"/>
                                    <w:sz w:val="20"/>
                                    <w:vertAlign w:val="baseline"/>
                                  </w:rPr>
                                  <w:t xml:space="preserve">Current Score</w:t>
                                </w:r>
                              </w:p>
                            </w:txbxContent>
                          </wps:txbx>
                          <wps:bodyPr anchorCtr="0" anchor="ctr" bIns="91425" lIns="91425" spcFirstLastPara="1" rIns="91425" wrap="square" tIns="91425">
                            <a:noAutofit/>
                          </wps:bodyPr>
                        </wps:wsp>
                      </wpg:grpSp>
                    </wpg:wgp>
                  </a:graphicData>
                </a:graphic>
              </wp:anchor>
            </w:drawing>
          </mc:Choice>
          <mc:Fallback>
            <w:drawing>
              <wp:anchor allowOverlap="1" behindDoc="0" distB="114300" distT="114300" distL="114300" distR="114300" hidden="0" layoutInCell="1" locked="0" relativeHeight="0" simplePos="0">
                <wp:simplePos x="0" y="0"/>
                <wp:positionH relativeFrom="column">
                  <wp:posOffset>3693795</wp:posOffset>
                </wp:positionH>
                <wp:positionV relativeFrom="paragraph">
                  <wp:posOffset>122109</wp:posOffset>
                </wp:positionV>
                <wp:extent cx="2981325" cy="1050562"/>
                <wp:effectExtent b="0" l="0" r="0" t="0"/>
                <wp:wrapSquare wrapText="bothSides" distB="114300" distT="114300" distL="114300" distR="114300"/>
                <wp:docPr id="4" name="image13.png"/>
                <a:graphic>
                  <a:graphicData uri="http://schemas.openxmlformats.org/drawingml/2006/picture">
                    <pic:pic>
                      <pic:nvPicPr>
                        <pic:cNvPr id="0" name="image13.png"/>
                        <pic:cNvPicPr preferRelativeResize="0"/>
                      </pic:nvPicPr>
                      <pic:blipFill>
                        <a:blip r:embed="rId19"/>
                        <a:srcRect/>
                        <a:stretch>
                          <a:fillRect/>
                        </a:stretch>
                      </pic:blipFill>
                      <pic:spPr>
                        <a:xfrm>
                          <a:off x="0" y="0"/>
                          <a:ext cx="2981325" cy="1050562"/>
                        </a:xfrm>
                        <a:prstGeom prst="rect"/>
                        <a:ln/>
                      </pic:spPr>
                    </pic:pic>
                  </a:graphicData>
                </a:graphic>
              </wp:anchor>
            </w:drawing>
          </mc:Fallback>
        </mc:AlternateContent>
      </w:r>
    </w:p>
    <w:p w:rsidR="00000000" w:rsidDel="00000000" w:rsidP="00000000" w:rsidRDefault="00000000" w:rsidRPr="00000000" w14:paraId="000001C3">
      <w:pPr>
        <w:pStyle w:val="Heading2"/>
        <w:pageBreakBefore w:val="0"/>
        <w:rPr/>
      </w:pPr>
      <w:bookmarkStart w:colFirst="0" w:colLast="0" w:name="_23ckvvd" w:id="31"/>
      <w:bookmarkEnd w:id="31"/>
      <w:r w:rsidDel="00000000" w:rsidR="00000000" w:rsidRPr="00000000">
        <w:rPr>
          <w:rtl w:val="0"/>
        </w:rPr>
      </w:r>
    </w:p>
    <w:p w:rsidR="00000000" w:rsidDel="00000000" w:rsidP="00000000" w:rsidRDefault="00000000" w:rsidRPr="00000000" w14:paraId="000001C4">
      <w:pPr>
        <w:pStyle w:val="Heading2"/>
        <w:pageBreakBefore w:val="0"/>
        <w:rPr/>
      </w:pPr>
      <w:bookmarkStart w:colFirst="0" w:colLast="0" w:name="_bj6bf9ppp98j" w:id="32"/>
      <w:bookmarkEnd w:id="32"/>
      <w:r w:rsidDel="00000000" w:rsidR="00000000" w:rsidRPr="00000000">
        <w:rPr>
          <w:rtl w:val="0"/>
        </w:rPr>
      </w:r>
    </w:p>
    <w:p w:rsidR="00000000" w:rsidDel="00000000" w:rsidP="00000000" w:rsidRDefault="00000000" w:rsidRPr="00000000" w14:paraId="000001C5">
      <w:pPr>
        <w:pStyle w:val="Heading3"/>
        <w:pageBreakBefore w:val="0"/>
        <w:rPr>
          <w:b w:val="1"/>
        </w:rPr>
      </w:pPr>
      <w:bookmarkStart w:colFirst="0" w:colLast="0" w:name="_32hioqz" w:id="33"/>
      <w:bookmarkEnd w:id="33"/>
      <w:r w:rsidDel="00000000" w:rsidR="00000000" w:rsidRPr="00000000">
        <w:rPr>
          <w:b w:val="1"/>
          <w:rtl w:val="0"/>
        </w:rPr>
        <w:t xml:space="preserve">Strengths</w:t>
      </w:r>
    </w:p>
    <w:p w:rsidR="00000000" w:rsidDel="00000000" w:rsidP="00000000" w:rsidRDefault="00000000" w:rsidRPr="00000000" w14:paraId="000001C6">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pPr>
      <w:r w:rsidDel="00000000" w:rsidR="00000000" w:rsidRPr="00000000">
        <w:rPr>
          <w:rtl w:val="0"/>
        </w:rPr>
        <w:t xml:space="preserve">Good amount of documentation is available for setting up / troubleshooting &lt;target product&gt; </w:t>
      </w:r>
      <w:r w:rsidDel="00000000" w:rsidR="00000000" w:rsidRPr="00000000">
        <w:rPr>
          <w:rtl w:val="0"/>
        </w:rPr>
        <w:t xml:space="preserve">application</w:t>
      </w:r>
      <w:r w:rsidDel="00000000" w:rsidR="00000000" w:rsidRPr="00000000">
        <w:rPr>
          <w:rtl w:val="0"/>
        </w:rPr>
        <w:t xml:space="preserve">.</w:t>
      </w:r>
    </w:p>
    <w:p w:rsidR="00000000" w:rsidDel="00000000" w:rsidP="00000000" w:rsidRDefault="00000000" w:rsidRPr="00000000" w14:paraId="000001C7">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pPr>
      <w:r w:rsidDel="00000000" w:rsidR="00000000" w:rsidRPr="00000000">
        <w:rPr>
          <w:rtl w:val="0"/>
        </w:rPr>
        <w:t xml:space="preserve">Docker container images shared through AWS Elastic Container Repository (ECR) are used for deployment for some of the &lt;target product&gt; components.</w:t>
      </w:r>
    </w:p>
    <w:p w:rsidR="00000000" w:rsidDel="00000000" w:rsidP="00000000" w:rsidRDefault="00000000" w:rsidRPr="00000000" w14:paraId="000001C8">
      <w:pPr>
        <w:pStyle w:val="Heading3"/>
        <w:pageBreakBefore w:val="0"/>
        <w:widowControl w:val="0"/>
        <w:spacing w:after="160" w:lineRule="auto"/>
        <w:rPr>
          <w:b w:val="1"/>
        </w:rPr>
      </w:pPr>
      <w:bookmarkStart w:colFirst="0" w:colLast="0" w:name="_jq0f1wua1anm" w:id="34"/>
      <w:bookmarkEnd w:id="34"/>
      <w:r w:rsidDel="00000000" w:rsidR="00000000" w:rsidRPr="00000000">
        <w:rPr>
          <w:b w:val="1"/>
          <w:rtl w:val="0"/>
        </w:rPr>
        <w:t xml:space="preserve">Current and Recommended Target State</w:t>
      </w:r>
    </w:p>
    <w:p w:rsidR="00000000" w:rsidDel="00000000" w:rsidP="00000000" w:rsidRDefault="00000000" w:rsidRPr="00000000" w14:paraId="000001C9">
      <w:pPr>
        <w:pageBreakBefore w:val="0"/>
        <w:jc w:val="center"/>
        <w:rPr/>
      </w:pPr>
      <w:r w:rsidDel="00000000" w:rsidR="00000000" w:rsidRPr="00000000">
        <w:rPr/>
        <w:drawing>
          <wp:inline distB="114300" distT="114300" distL="114300" distR="114300">
            <wp:extent cx="5372100" cy="4751157"/>
            <wp:effectExtent b="0" l="0" r="0" t="0"/>
            <wp:docPr descr="Chart" id="13" name="image5.png"/>
            <a:graphic>
              <a:graphicData uri="http://schemas.openxmlformats.org/drawingml/2006/picture">
                <pic:pic>
                  <pic:nvPicPr>
                    <pic:cNvPr descr="Chart" id="0" name="image5.png"/>
                    <pic:cNvPicPr preferRelativeResize="0"/>
                  </pic:nvPicPr>
                  <pic:blipFill>
                    <a:blip r:embed="rId20"/>
                    <a:srcRect b="0" l="0" r="0" t="0"/>
                    <a:stretch>
                      <a:fillRect/>
                    </a:stretch>
                  </pic:blipFill>
                  <pic:spPr>
                    <a:xfrm>
                      <a:off x="0" y="0"/>
                      <a:ext cx="5372100" cy="4751157"/>
                    </a:xfrm>
                    <a:prstGeom prst="rect"/>
                    <a:ln/>
                  </pic:spPr>
                </pic:pic>
              </a:graphicData>
            </a:graphic>
          </wp:inline>
        </w:drawing>
      </w:r>
      <w:r w:rsidDel="00000000" w:rsidR="00000000" w:rsidRPr="00000000">
        <w:rPr>
          <w:rtl w:val="0"/>
        </w:rPr>
      </w:r>
    </w:p>
    <w:p w:rsidR="00000000" w:rsidDel="00000000" w:rsidP="00000000" w:rsidRDefault="00000000" w:rsidRPr="00000000" w14:paraId="000001CA">
      <w:pPr>
        <w:pStyle w:val="Heading3"/>
        <w:pageBreakBefore w:val="0"/>
        <w:rPr>
          <w:b w:val="1"/>
        </w:rPr>
      </w:pPr>
      <w:bookmarkStart w:colFirst="0" w:colLast="0" w:name="_1hmsyys" w:id="35"/>
      <w:bookmarkEnd w:id="35"/>
      <w:r w:rsidDel="00000000" w:rsidR="00000000" w:rsidRPr="00000000">
        <w:rPr>
          <w:b w:val="1"/>
          <w:rtl w:val="0"/>
        </w:rPr>
        <w:t xml:space="preserve">Recommendations</w:t>
      </w:r>
    </w:p>
    <w:p w:rsidR="00000000" w:rsidDel="00000000" w:rsidP="00000000" w:rsidRDefault="00000000" w:rsidRPr="00000000" w14:paraId="000001CB">
      <w:pPr>
        <w:pageBreakBefore w:val="0"/>
        <w:rPr>
          <w:b w:val="1"/>
        </w:rPr>
      </w:pPr>
      <w:r w:rsidDel="00000000" w:rsidR="00000000" w:rsidRPr="00000000">
        <w:rPr>
          <w:b w:val="1"/>
          <w:rtl w:val="0"/>
        </w:rPr>
        <w:t xml:space="preserve">Setup CI/CD pipeline with monitoring and alerts</w:t>
      </w:r>
    </w:p>
    <w:p w:rsidR="00000000" w:rsidDel="00000000" w:rsidP="00000000" w:rsidRDefault="00000000" w:rsidRPr="00000000" w14:paraId="000001CC">
      <w:pPr>
        <w:pageBreakBefore w:val="0"/>
        <w:numPr>
          <w:ilvl w:val="0"/>
          <w:numId w:val="29"/>
        </w:numPr>
        <w:ind w:left="720" w:hanging="360"/>
      </w:pPr>
      <w:r w:rsidDel="00000000" w:rsidR="00000000" w:rsidRPr="00000000">
        <w:rPr>
          <w:rtl w:val="0"/>
        </w:rPr>
        <w:t xml:space="preserve">Deployment is manual and usually done with artifacts available through S3 buckets or AWS ECR</w:t>
      </w:r>
    </w:p>
    <w:p w:rsidR="00000000" w:rsidDel="00000000" w:rsidP="00000000" w:rsidRDefault="00000000" w:rsidRPr="00000000" w14:paraId="000001CD">
      <w:pPr>
        <w:pageBreakBefore w:val="0"/>
        <w:numPr>
          <w:ilvl w:val="0"/>
          <w:numId w:val="29"/>
        </w:numPr>
        <w:ind w:left="720" w:hanging="360"/>
      </w:pPr>
      <w:r w:rsidDel="00000000" w:rsidR="00000000" w:rsidRPr="00000000">
        <w:rPr>
          <w:highlight w:val="white"/>
          <w:rtl w:val="0"/>
        </w:rPr>
        <w:t xml:space="preserve">Code quality checks / reviews are performed only on each merge requests which increases feedback cycle time</w:t>
      </w:r>
      <w:r w:rsidDel="00000000" w:rsidR="00000000" w:rsidRPr="00000000">
        <w:rPr>
          <w:rtl w:val="0"/>
        </w:rPr>
      </w:r>
    </w:p>
    <w:p w:rsidR="00000000" w:rsidDel="00000000" w:rsidP="00000000" w:rsidRDefault="00000000" w:rsidRPr="00000000" w14:paraId="000001CE">
      <w:pPr>
        <w:pageBreakBefore w:val="0"/>
        <w:numPr>
          <w:ilvl w:val="0"/>
          <w:numId w:val="29"/>
        </w:numPr>
        <w:ind w:left="720" w:hanging="360"/>
      </w:pPr>
      <w:r w:rsidDel="00000000" w:rsidR="00000000" w:rsidRPr="00000000">
        <w:rPr>
          <w:rtl w:val="0"/>
        </w:rPr>
        <w:t xml:space="preserve">Each commit is not deployed on internal (DEV) environment so early verification of the intended changes is not possible </w:t>
      </w:r>
    </w:p>
    <w:p w:rsidR="00000000" w:rsidDel="00000000" w:rsidP="00000000" w:rsidRDefault="00000000" w:rsidRPr="00000000" w14:paraId="000001CF">
      <w:pPr>
        <w:pageBreakBefore w:val="0"/>
        <w:rPr/>
      </w:pPr>
      <w:r w:rsidDel="00000000" w:rsidR="00000000" w:rsidRPr="00000000">
        <w:rPr>
          <w:rtl w:val="0"/>
        </w:rPr>
      </w:r>
    </w:p>
    <w:p w:rsidR="00000000" w:rsidDel="00000000" w:rsidP="00000000" w:rsidRDefault="00000000" w:rsidRPr="00000000" w14:paraId="000001D0">
      <w:pPr>
        <w:pageBreakBefore w:val="0"/>
        <w:rPr>
          <w:b w:val="1"/>
        </w:rPr>
      </w:pPr>
      <w:r w:rsidDel="00000000" w:rsidR="00000000" w:rsidRPr="00000000">
        <w:rPr>
          <w:b w:val="1"/>
          <w:rtl w:val="0"/>
        </w:rPr>
        <w:t xml:space="preserve">Leverage k8s for better scalability and resilience</w:t>
      </w:r>
    </w:p>
    <w:p w:rsidR="00000000" w:rsidDel="00000000" w:rsidP="00000000" w:rsidRDefault="00000000" w:rsidRPr="00000000" w14:paraId="000001D1">
      <w:pPr>
        <w:pageBreakBefore w:val="0"/>
        <w:numPr>
          <w:ilvl w:val="0"/>
          <w:numId w:val="29"/>
        </w:numPr>
        <w:ind w:left="720" w:hanging="360"/>
      </w:pPr>
      <w:r w:rsidDel="00000000" w:rsidR="00000000" w:rsidRPr="00000000">
        <w:rPr>
          <w:rtl w:val="0"/>
        </w:rPr>
        <w:t xml:space="preserve">Though k8s is used, it’s not configured completely for autoscaling and resilience</w:t>
      </w:r>
    </w:p>
    <w:p w:rsidR="00000000" w:rsidDel="00000000" w:rsidP="00000000" w:rsidRDefault="00000000" w:rsidRPr="00000000" w14:paraId="000001D2">
      <w:pPr>
        <w:pageBreakBefore w:val="0"/>
        <w:rPr>
          <w:highlight w:val="white"/>
        </w:rPr>
      </w:pPr>
      <w:r w:rsidDel="00000000" w:rsidR="00000000" w:rsidRPr="00000000">
        <w:rPr>
          <w:rtl w:val="0"/>
        </w:rPr>
      </w:r>
    </w:p>
    <w:p w:rsidR="00000000" w:rsidDel="00000000" w:rsidP="00000000" w:rsidRDefault="00000000" w:rsidRPr="00000000" w14:paraId="000001D3">
      <w:pPr>
        <w:pageBreakBefore w:val="0"/>
        <w:rPr>
          <w:b w:val="1"/>
          <w:highlight w:val="white"/>
        </w:rPr>
      </w:pPr>
      <w:r w:rsidDel="00000000" w:rsidR="00000000" w:rsidRPr="00000000">
        <w:rPr>
          <w:b w:val="1"/>
          <w:highlight w:val="white"/>
          <w:rtl w:val="0"/>
        </w:rPr>
        <w:t xml:space="preserve">Automate DB migration changes with ability to rollback (2.x version)</w:t>
      </w:r>
    </w:p>
    <w:p w:rsidR="00000000" w:rsidDel="00000000" w:rsidP="00000000" w:rsidRDefault="00000000" w:rsidRPr="00000000" w14:paraId="000001D4">
      <w:pPr>
        <w:pageBreakBefore w:val="0"/>
        <w:numPr>
          <w:ilvl w:val="0"/>
          <w:numId w:val="29"/>
        </w:numPr>
        <w:ind w:left="720" w:hanging="360"/>
        <w:rPr>
          <w:highlight w:val="white"/>
        </w:rPr>
      </w:pPr>
      <w:r w:rsidDel="00000000" w:rsidR="00000000" w:rsidRPr="00000000">
        <w:rPr>
          <w:highlight w:val="white"/>
          <w:rtl w:val="0"/>
        </w:rPr>
        <w:t xml:space="preserve">DB migrations are currently manual which makes it more error prone and difficult to track</w:t>
      </w:r>
    </w:p>
    <w:p w:rsidR="00000000" w:rsidDel="00000000" w:rsidP="00000000" w:rsidRDefault="00000000" w:rsidRPr="00000000" w14:paraId="000001D5">
      <w:pPr>
        <w:pageBreakBefore w:val="0"/>
        <w:numPr>
          <w:ilvl w:val="0"/>
          <w:numId w:val="29"/>
        </w:numPr>
        <w:ind w:left="720" w:hanging="360"/>
        <w:rPr>
          <w:highlight w:val="white"/>
        </w:rPr>
      </w:pPr>
      <w:r w:rsidDel="00000000" w:rsidR="00000000" w:rsidRPr="00000000">
        <w:rPr>
          <w:highlight w:val="white"/>
          <w:rtl w:val="0"/>
        </w:rPr>
        <w:t xml:space="preserve">DB migrations are not independent or atomic or reversible making it difficult to rollback the migration in case of failed deployment</w:t>
      </w:r>
      <w:r w:rsidDel="00000000" w:rsidR="00000000" w:rsidRPr="00000000">
        <w:rPr>
          <w:rtl w:val="0"/>
        </w:rPr>
      </w:r>
    </w:p>
    <w:p w:rsidR="00000000" w:rsidDel="00000000" w:rsidP="00000000" w:rsidRDefault="00000000" w:rsidRPr="00000000" w14:paraId="000001D6">
      <w:pPr>
        <w:pStyle w:val="Heading3"/>
        <w:pageBreakBefore w:val="0"/>
        <w:rPr/>
      </w:pPr>
      <w:bookmarkStart w:colFirst="0" w:colLast="0" w:name="_41mghml" w:id="36"/>
      <w:bookmarkEnd w:id="36"/>
      <w:r w:rsidDel="00000000" w:rsidR="00000000" w:rsidRPr="00000000">
        <w:br w:type="page"/>
      </w:r>
      <w:r w:rsidDel="00000000" w:rsidR="00000000" w:rsidRPr="00000000">
        <w:rPr>
          <w:rtl w:val="0"/>
        </w:rPr>
      </w:r>
    </w:p>
    <w:p w:rsidR="00000000" w:rsidDel="00000000" w:rsidP="00000000" w:rsidRDefault="00000000" w:rsidRPr="00000000" w14:paraId="000001D7">
      <w:pPr>
        <w:pStyle w:val="Heading2"/>
        <w:pageBreakBefore w:val="0"/>
        <w:spacing w:before="320" w:lineRule="auto"/>
        <w:rPr>
          <w:b w:val="1"/>
        </w:rPr>
      </w:pPr>
      <w:bookmarkStart w:colFirst="0" w:colLast="0" w:name="_2grqrue" w:id="37"/>
      <w:bookmarkEnd w:id="37"/>
      <w:r w:rsidDel="00000000" w:rsidR="00000000" w:rsidRPr="00000000">
        <w:rPr>
          <w:b w:val="1"/>
          <w:rtl w:val="0"/>
        </w:rPr>
        <w:t xml:space="preserve">Engineering Practices</w:t>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3695700</wp:posOffset>
                </wp:positionH>
                <wp:positionV relativeFrom="paragraph">
                  <wp:posOffset>114300</wp:posOffset>
                </wp:positionV>
                <wp:extent cx="2981325" cy="1050562"/>
                <wp:effectExtent b="0" l="0" r="0" t="0"/>
                <wp:wrapSquare wrapText="bothSides" distB="114300" distT="114300" distL="114300" distR="114300"/>
                <wp:docPr id="2" name=""/>
                <a:graphic>
                  <a:graphicData uri="http://schemas.microsoft.com/office/word/2010/wordprocessingGroup">
                    <wpg:wgp>
                      <wpg:cNvGrpSpPr/>
                      <wpg:grpSpPr>
                        <a:xfrm>
                          <a:off x="3855338" y="3265650"/>
                          <a:ext cx="2981325" cy="1050562"/>
                          <a:chOff x="3855338" y="3265650"/>
                          <a:chExt cx="2981325" cy="1028700"/>
                        </a:xfrm>
                      </wpg:grpSpPr>
                      <wpg:grpSp>
                        <wpg:cNvGrpSpPr/>
                        <wpg:grpSpPr>
                          <a:xfrm>
                            <a:off x="3855338" y="3265650"/>
                            <a:ext cx="2981325" cy="1028700"/>
                            <a:chOff x="3855338" y="3265650"/>
                            <a:chExt cx="2981325" cy="1028700"/>
                          </a:xfrm>
                        </wpg:grpSpPr>
                        <wps:wsp>
                          <wps:cNvSpPr/>
                          <wps:cNvPr id="3" name="Shape 3"/>
                          <wps:spPr>
                            <a:xfrm>
                              <a:off x="3855338" y="3265650"/>
                              <a:ext cx="2981325" cy="1028676"/>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0" name="Shape 20"/>
                          <wps:spPr>
                            <a:xfrm>
                              <a:off x="3855338" y="3859330"/>
                              <a:ext cx="2981325" cy="435020"/>
                            </a:xfrm>
                            <a:prstGeom prst="roundRect">
                              <a:avLst>
                                <a:gd fmla="val 50000" name="adj"/>
                              </a:avLst>
                            </a:prstGeom>
                            <a:noFill/>
                            <a:ln cap="flat" cmpd="sng" w="9525">
                              <a:solidFill>
                                <a:srgbClr val="666666"/>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1" name="Shape 21"/>
                          <wps:spPr>
                            <a:xfrm>
                              <a:off x="5340339" y="3911788"/>
                              <a:ext cx="1451109" cy="329939"/>
                            </a:xfrm>
                            <a:prstGeom prst="roundRect">
                              <a:avLst>
                                <a:gd fmla="val 50000" name="adj"/>
                              </a:avLst>
                            </a:prstGeom>
                            <a:solidFill>
                              <a:srgbClr val="D9D9D9"/>
                            </a:solidFill>
                            <a:ln cap="flat" cmpd="sng" w="9525">
                              <a:solidFill>
                                <a:srgbClr val="FFFF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2" name="Shape 22"/>
                          <wps:spPr>
                            <a:xfrm>
                              <a:off x="3900489" y="3911788"/>
                              <a:ext cx="2037470" cy="329939"/>
                            </a:xfrm>
                            <a:prstGeom prst="roundRect">
                              <a:avLst>
                                <a:gd fmla="val 50000" name="adj"/>
                              </a:avLst>
                            </a:prstGeom>
                            <a:solidFill>
                              <a:srgbClr val="434343"/>
                            </a:solidFill>
                            <a:ln cap="flat" cmpd="sng" w="9525">
                              <a:solidFill>
                                <a:srgbClr val="FFFF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3" name="Shape 23"/>
                          <wps:spPr>
                            <a:xfrm>
                              <a:off x="4445576" y="3911660"/>
                              <a:ext cx="602062" cy="330252"/>
                            </a:xfrm>
                            <a:prstGeom prst="rect">
                              <a:avLst/>
                            </a:prstGeom>
                            <a:solidFill>
                              <a:srgbClr val="666666"/>
                            </a:solidFill>
                            <a:ln cap="flat" cmpd="sng" w="9525">
                              <a:solidFill>
                                <a:srgbClr val="FFFF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4" name="Shape 24"/>
                          <wps:spPr>
                            <a:xfrm>
                              <a:off x="5044857" y="3911660"/>
                              <a:ext cx="602062" cy="330252"/>
                            </a:xfrm>
                            <a:prstGeom prst="rect">
                              <a:avLst/>
                            </a:prstGeom>
                            <a:solidFill>
                              <a:srgbClr val="B7B7B7"/>
                            </a:solidFill>
                            <a:ln cap="flat" cmpd="sng" w="9525">
                              <a:solidFill>
                                <a:srgbClr val="FFFF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5" name="Shape 25"/>
                          <wps:spPr>
                            <a:xfrm>
                              <a:off x="5644117" y="3911660"/>
                              <a:ext cx="602062" cy="330252"/>
                            </a:xfrm>
                            <a:prstGeom prst="rect">
                              <a:avLst/>
                            </a:prstGeom>
                            <a:solidFill>
                              <a:srgbClr val="D9D9D9"/>
                            </a:solidFill>
                            <a:ln cap="flat" cmpd="sng" w="9525">
                              <a:solidFill>
                                <a:srgbClr val="FFFF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6" name="Shape 26"/>
                          <wps:spPr>
                            <a:xfrm>
                              <a:off x="4658150" y="3753104"/>
                              <a:ext cx="177140" cy="158684"/>
                            </a:xfrm>
                            <a:prstGeom prst="flowChartMerge">
                              <a:avLst/>
                            </a:prstGeom>
                            <a:solidFill>
                              <a:srgbClr val="6FA8DC"/>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7" name="Shape 27"/>
                          <wps:spPr>
                            <a:xfrm>
                              <a:off x="5789297" y="3632336"/>
                              <a:ext cx="311949" cy="279452"/>
                            </a:xfrm>
                            <a:prstGeom prst="flowChartMerge">
                              <a:avLst/>
                            </a:prstGeom>
                            <a:solidFill>
                              <a:srgbClr val="0B5394"/>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8" name="Shape 28"/>
                          <wps:spPr>
                            <a:xfrm>
                              <a:off x="4084774" y="3958448"/>
                              <a:ext cx="233095" cy="236743"/>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8"/>
                                    <w:vertAlign w:val="baseline"/>
                                  </w:rPr>
                                  <w:t xml:space="preserve">1</w:t>
                                </w:r>
                              </w:p>
                            </w:txbxContent>
                          </wps:txbx>
                          <wps:bodyPr anchorCtr="0" anchor="ctr" bIns="0" lIns="0" spcFirstLastPara="1" rIns="0" wrap="square" tIns="0">
                            <a:noAutofit/>
                          </wps:bodyPr>
                        </wps:wsp>
                        <wps:wsp>
                          <wps:cNvSpPr/>
                          <wps:cNvPr id="29" name="Shape 29"/>
                          <wps:spPr>
                            <a:xfrm>
                              <a:off x="4602071" y="3958448"/>
                              <a:ext cx="233095" cy="236743"/>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8"/>
                                    <w:vertAlign w:val="baseline"/>
                                  </w:rPr>
                                  <w:t xml:space="preserve">2</w:t>
                                </w:r>
                              </w:p>
                            </w:txbxContent>
                          </wps:txbx>
                          <wps:bodyPr anchorCtr="0" anchor="ctr" bIns="0" lIns="0" spcFirstLastPara="1" rIns="0" wrap="square" tIns="0">
                            <a:noAutofit/>
                          </wps:bodyPr>
                        </wps:wsp>
                        <wps:wsp>
                          <wps:cNvSpPr/>
                          <wps:cNvPr id="30" name="Shape 30"/>
                          <wps:spPr>
                            <a:xfrm>
                              <a:off x="5203898" y="3958448"/>
                              <a:ext cx="233095" cy="236743"/>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8"/>
                                    <w:vertAlign w:val="baseline"/>
                                  </w:rPr>
                                  <w:t xml:space="preserve">3</w:t>
                                </w:r>
                              </w:p>
                            </w:txbxContent>
                          </wps:txbx>
                          <wps:bodyPr anchorCtr="0" anchor="ctr" bIns="0" lIns="0" spcFirstLastPara="1" rIns="0" wrap="square" tIns="0">
                            <a:noAutofit/>
                          </wps:bodyPr>
                        </wps:wsp>
                        <wps:wsp>
                          <wps:cNvSpPr/>
                          <wps:cNvPr id="31" name="Shape 31"/>
                          <wps:spPr>
                            <a:xfrm>
                              <a:off x="5828665" y="3958448"/>
                              <a:ext cx="233095" cy="236743"/>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999999"/>
                                    <w:sz w:val="28"/>
                                    <w:vertAlign w:val="baseline"/>
                                  </w:rPr>
                                  <w:t xml:space="preserve">4</w:t>
                                </w:r>
                              </w:p>
                            </w:txbxContent>
                          </wps:txbx>
                          <wps:bodyPr anchorCtr="0" anchor="ctr" bIns="0" lIns="0" spcFirstLastPara="1" rIns="0" wrap="square" tIns="0">
                            <a:noAutofit/>
                          </wps:bodyPr>
                        </wps:wsp>
                        <wps:wsp>
                          <wps:cNvSpPr/>
                          <wps:cNvPr id="32" name="Shape 32"/>
                          <wps:spPr>
                            <a:xfrm>
                              <a:off x="6373892" y="3958448"/>
                              <a:ext cx="233095" cy="236743"/>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999999"/>
                                    <w:sz w:val="28"/>
                                    <w:vertAlign w:val="baseline"/>
                                  </w:rPr>
                                  <w:t xml:space="preserve">5</w:t>
                                </w:r>
                              </w:p>
                            </w:txbxContent>
                          </wps:txbx>
                          <wps:bodyPr anchorCtr="0" anchor="ctr" bIns="0" lIns="0" spcFirstLastPara="1" rIns="0" wrap="square" tIns="0">
                            <a:noAutofit/>
                          </wps:bodyPr>
                        </wps:wsp>
                        <wps:wsp>
                          <wps:cNvSpPr/>
                          <wps:cNvPr id="33" name="Shape 33"/>
                          <wps:spPr>
                            <a:xfrm>
                              <a:off x="5153642" y="3265650"/>
                              <a:ext cx="1583357" cy="279588"/>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Open Sans" w:cs="Open Sans" w:eastAsia="Open Sans" w:hAnsi="Open Sans"/>
                                    <w:b w:val="1"/>
                                    <w:i w:val="0"/>
                                    <w:smallCaps w:val="0"/>
                                    <w:strike w:val="0"/>
                                    <w:color w:val="000000"/>
                                    <w:sz w:val="20"/>
                                    <w:vertAlign w:val="baseline"/>
                                  </w:rPr>
                                  <w:t xml:space="preserve">Recommended Target </w:t>
                                </w:r>
                                <w:r w:rsidDel="00000000" w:rsidR="00000000" w:rsidRPr="00000000">
                                  <w:rPr>
                                    <w:rFonts w:ascii="Open Sans" w:cs="Open Sans" w:eastAsia="Open Sans" w:hAnsi="Open Sans"/>
                                    <w:b w:val="1"/>
                                    <w:i w:val="0"/>
                                    <w:smallCaps w:val="0"/>
                                    <w:strike w:val="0"/>
                                    <w:color w:val="000000"/>
                                    <w:sz w:val="20"/>
                                    <w:vertAlign w:val="baseline"/>
                                  </w:rPr>
                                  <w:br w:type="textWrapping"/>
                                </w:r>
                                <w:r w:rsidDel="00000000" w:rsidR="00000000" w:rsidRPr="00000000">
                                  <w:rPr>
                                    <w:rFonts w:ascii="Open Sans" w:cs="Open Sans" w:eastAsia="Open Sans" w:hAnsi="Open Sans"/>
                                    <w:b w:val="1"/>
                                    <w:i w:val="0"/>
                                    <w:smallCaps w:val="0"/>
                                    <w:strike w:val="0"/>
                                    <w:color w:val="000000"/>
                                    <w:sz w:val="20"/>
                                    <w:vertAlign w:val="baseline"/>
                                  </w:rPr>
                                  <w:t xml:space="preserve">Score</w:t>
                                </w:r>
                              </w:p>
                            </w:txbxContent>
                          </wps:txbx>
                          <wps:bodyPr anchorCtr="0" anchor="ctr" bIns="91425" lIns="91425" spcFirstLastPara="1" rIns="91425" wrap="square" tIns="91425">
                            <a:noAutofit/>
                          </wps:bodyPr>
                        </wps:wsp>
                        <wps:wsp>
                          <wps:cNvSpPr/>
                          <wps:cNvPr id="34" name="Shape 34"/>
                          <wps:spPr>
                            <a:xfrm>
                              <a:off x="3855338" y="3473517"/>
                              <a:ext cx="1192349" cy="279588"/>
                            </a:xfrm>
                            <a:prstGeom prst="rect">
                              <a:avLst/>
                            </a:prstGeom>
                            <a:noFill/>
                            <a:ln>
                              <a:noFill/>
                            </a:ln>
                          </wps:spPr>
                          <wps:txbx>
                            <w:txbxContent>
                              <w:p w:rsidR="00000000" w:rsidDel="00000000" w:rsidP="00000000" w:rsidRDefault="00000000" w:rsidRPr="00000000">
                                <w:pPr>
                                  <w:spacing w:after="0" w:before="0" w:line="240"/>
                                  <w:ind w:left="0" w:right="0" w:firstLine="0"/>
                                  <w:jc w:val="right"/>
                                  <w:textDirection w:val="btLr"/>
                                </w:pPr>
                                <w:r w:rsidDel="00000000" w:rsidR="00000000" w:rsidRPr="00000000">
                                  <w:rPr>
                                    <w:rFonts w:ascii="Open Sans" w:cs="Open Sans" w:eastAsia="Open Sans" w:hAnsi="Open Sans"/>
                                    <w:b w:val="1"/>
                                    <w:i w:val="0"/>
                                    <w:smallCaps w:val="0"/>
                                    <w:strike w:val="0"/>
                                    <w:color w:val="000000"/>
                                    <w:sz w:val="20"/>
                                    <w:vertAlign w:val="baseline"/>
                                  </w:rPr>
                                  <w:t xml:space="preserve">Current Score</w:t>
                                </w:r>
                              </w:p>
                            </w:txbxContent>
                          </wps:txbx>
                          <wps:bodyPr anchorCtr="0" anchor="ctr" bIns="91425" lIns="91425" spcFirstLastPara="1" rIns="91425" wrap="square" tIns="91425">
                            <a:noAutofit/>
                          </wps:bodyPr>
                        </wps:wsp>
                      </wpg:grpSp>
                    </wpg:wgp>
                  </a:graphicData>
                </a:graphic>
              </wp:anchor>
            </w:drawing>
          </mc:Choice>
          <mc:Fallback>
            <w:drawing>
              <wp:anchor allowOverlap="1" behindDoc="0" distB="114300" distT="114300" distL="114300" distR="114300" hidden="0" layoutInCell="1" locked="0" relativeHeight="0" simplePos="0">
                <wp:simplePos x="0" y="0"/>
                <wp:positionH relativeFrom="column">
                  <wp:posOffset>3695700</wp:posOffset>
                </wp:positionH>
                <wp:positionV relativeFrom="paragraph">
                  <wp:posOffset>114300</wp:posOffset>
                </wp:positionV>
                <wp:extent cx="2981325" cy="1050562"/>
                <wp:effectExtent b="0" l="0" r="0" t="0"/>
                <wp:wrapSquare wrapText="bothSides" distB="114300" distT="114300" distL="114300" distR="114300"/>
                <wp:docPr id="2" name="image11.png"/>
                <a:graphic>
                  <a:graphicData uri="http://schemas.openxmlformats.org/drawingml/2006/picture">
                    <pic:pic>
                      <pic:nvPicPr>
                        <pic:cNvPr id="0" name="image11.png"/>
                        <pic:cNvPicPr preferRelativeResize="0"/>
                      </pic:nvPicPr>
                      <pic:blipFill>
                        <a:blip r:embed="rId21"/>
                        <a:srcRect/>
                        <a:stretch>
                          <a:fillRect/>
                        </a:stretch>
                      </pic:blipFill>
                      <pic:spPr>
                        <a:xfrm>
                          <a:off x="0" y="0"/>
                          <a:ext cx="2981325" cy="1050562"/>
                        </a:xfrm>
                        <a:prstGeom prst="rect"/>
                        <a:ln/>
                      </pic:spPr>
                    </pic:pic>
                  </a:graphicData>
                </a:graphic>
              </wp:anchor>
            </w:drawing>
          </mc:Fallback>
        </mc:AlternateContent>
      </w:r>
    </w:p>
    <w:p w:rsidR="00000000" w:rsidDel="00000000" w:rsidP="00000000" w:rsidRDefault="00000000" w:rsidRPr="00000000" w14:paraId="000001D8">
      <w:pPr>
        <w:pStyle w:val="Heading3"/>
        <w:pageBreakBefore w:val="0"/>
        <w:rPr/>
      </w:pPr>
      <w:bookmarkStart w:colFirst="0" w:colLast="0" w:name="_vx1227" w:id="38"/>
      <w:bookmarkEnd w:id="38"/>
      <w:r w:rsidDel="00000000" w:rsidR="00000000" w:rsidRPr="00000000">
        <w:rPr>
          <w:rtl w:val="0"/>
        </w:rPr>
      </w:r>
    </w:p>
    <w:p w:rsidR="00000000" w:rsidDel="00000000" w:rsidP="00000000" w:rsidRDefault="00000000" w:rsidRPr="00000000" w14:paraId="000001D9">
      <w:pPr>
        <w:pStyle w:val="Heading3"/>
        <w:pageBreakBefore w:val="0"/>
        <w:rPr/>
      </w:pPr>
      <w:bookmarkStart w:colFirst="0" w:colLast="0" w:name="_3fwokq0" w:id="39"/>
      <w:bookmarkEnd w:id="39"/>
      <w:r w:rsidDel="00000000" w:rsidR="00000000" w:rsidRPr="00000000">
        <w:rPr>
          <w:rtl w:val="0"/>
        </w:rPr>
      </w:r>
    </w:p>
    <w:p w:rsidR="00000000" w:rsidDel="00000000" w:rsidP="00000000" w:rsidRDefault="00000000" w:rsidRPr="00000000" w14:paraId="000001DA">
      <w:pPr>
        <w:pStyle w:val="Heading3"/>
        <w:pageBreakBefore w:val="0"/>
        <w:rPr>
          <w:b w:val="1"/>
        </w:rPr>
      </w:pPr>
      <w:bookmarkStart w:colFirst="0" w:colLast="0" w:name="_1v1yuxt" w:id="40"/>
      <w:bookmarkEnd w:id="40"/>
      <w:r w:rsidDel="00000000" w:rsidR="00000000" w:rsidRPr="00000000">
        <w:rPr>
          <w:b w:val="1"/>
          <w:rtl w:val="0"/>
        </w:rPr>
        <w:t xml:space="preserve">Strengths</w:t>
      </w:r>
    </w:p>
    <w:p w:rsidR="00000000" w:rsidDel="00000000" w:rsidP="00000000" w:rsidRDefault="00000000" w:rsidRPr="00000000" w14:paraId="000001DB">
      <w:pPr>
        <w:pageBreakBefore w:val="0"/>
        <w:widowControl w:val="0"/>
        <w:numPr>
          <w:ilvl w:val="0"/>
          <w:numId w:val="3"/>
        </w:numPr>
        <w:spacing w:after="0" w:lineRule="auto"/>
        <w:ind w:left="720" w:hanging="360"/>
        <w:rPr/>
      </w:pPr>
      <w:r w:rsidDel="00000000" w:rsidR="00000000" w:rsidRPr="00000000">
        <w:rPr>
          <w:rtl w:val="0"/>
        </w:rPr>
        <w:t xml:space="preserve">Consistent development environment*</w:t>
      </w:r>
    </w:p>
    <w:p w:rsidR="00000000" w:rsidDel="00000000" w:rsidP="00000000" w:rsidRDefault="00000000" w:rsidRPr="00000000" w14:paraId="000001DC">
      <w:pPr>
        <w:pageBreakBefore w:val="0"/>
        <w:widowControl w:val="0"/>
        <w:numPr>
          <w:ilvl w:val="0"/>
          <w:numId w:val="3"/>
        </w:numPr>
        <w:spacing w:after="0" w:lineRule="auto"/>
        <w:ind w:left="720" w:hanging="360"/>
        <w:rPr>
          <w:sz w:val="20"/>
          <w:szCs w:val="20"/>
        </w:rPr>
      </w:pPr>
      <w:r w:rsidDel="00000000" w:rsidR="00000000" w:rsidRPr="00000000">
        <w:rPr>
          <w:highlight w:val="white"/>
          <w:rtl w:val="0"/>
        </w:rPr>
        <w:t xml:space="preserve">Database migration changes are captured as code (SQL)</w:t>
      </w:r>
    </w:p>
    <w:p w:rsidR="00000000" w:rsidDel="00000000" w:rsidP="00000000" w:rsidRDefault="00000000" w:rsidRPr="00000000" w14:paraId="000001DD">
      <w:pPr>
        <w:pStyle w:val="Heading3"/>
        <w:pageBreakBefore w:val="0"/>
        <w:widowControl w:val="0"/>
        <w:spacing w:after="160" w:lineRule="auto"/>
        <w:rPr>
          <w:b w:val="1"/>
        </w:rPr>
      </w:pPr>
      <w:bookmarkStart w:colFirst="0" w:colLast="0" w:name="_1as916bjk4x" w:id="41"/>
      <w:bookmarkEnd w:id="41"/>
      <w:r w:rsidDel="00000000" w:rsidR="00000000" w:rsidRPr="00000000">
        <w:rPr>
          <w:b w:val="1"/>
          <w:rtl w:val="0"/>
        </w:rPr>
        <w:t xml:space="preserve">Current and Recommended Target State</w:t>
      </w:r>
    </w:p>
    <w:p w:rsidR="00000000" w:rsidDel="00000000" w:rsidP="00000000" w:rsidRDefault="00000000" w:rsidRPr="00000000" w14:paraId="000001DE">
      <w:pPr>
        <w:pageBreakBefore w:val="0"/>
        <w:jc w:val="center"/>
        <w:rPr/>
      </w:pPr>
      <w:r w:rsidDel="00000000" w:rsidR="00000000" w:rsidRPr="00000000">
        <w:rPr/>
        <w:drawing>
          <wp:inline distB="114300" distT="114300" distL="114300" distR="114300">
            <wp:extent cx="6100763" cy="5403267"/>
            <wp:effectExtent b="0" l="0" r="0" t="0"/>
            <wp:docPr descr="Chart" id="14" name="image7.png"/>
            <a:graphic>
              <a:graphicData uri="http://schemas.openxmlformats.org/drawingml/2006/picture">
                <pic:pic>
                  <pic:nvPicPr>
                    <pic:cNvPr descr="Chart" id="0" name="image7.png"/>
                    <pic:cNvPicPr preferRelativeResize="0"/>
                  </pic:nvPicPr>
                  <pic:blipFill>
                    <a:blip r:embed="rId22"/>
                    <a:srcRect b="0" l="0" r="0" t="0"/>
                    <a:stretch>
                      <a:fillRect/>
                    </a:stretch>
                  </pic:blipFill>
                  <pic:spPr>
                    <a:xfrm>
                      <a:off x="0" y="0"/>
                      <a:ext cx="6100763" cy="5403267"/>
                    </a:xfrm>
                    <a:prstGeom prst="rect"/>
                    <a:ln/>
                  </pic:spPr>
                </pic:pic>
              </a:graphicData>
            </a:graphic>
          </wp:inline>
        </w:drawing>
      </w:r>
      <w:r w:rsidDel="00000000" w:rsidR="00000000" w:rsidRPr="00000000">
        <w:rPr>
          <w:rtl w:val="0"/>
        </w:rPr>
      </w:r>
    </w:p>
    <w:p w:rsidR="00000000" w:rsidDel="00000000" w:rsidP="00000000" w:rsidRDefault="00000000" w:rsidRPr="00000000" w14:paraId="000001DF">
      <w:pPr>
        <w:pStyle w:val="Heading3"/>
        <w:pageBreakBefore w:val="0"/>
        <w:rPr>
          <w:b w:val="1"/>
        </w:rPr>
      </w:pPr>
      <w:bookmarkStart w:colFirst="0" w:colLast="0" w:name="_4f1mdlm" w:id="42"/>
      <w:bookmarkEnd w:id="42"/>
      <w:r w:rsidDel="00000000" w:rsidR="00000000" w:rsidRPr="00000000">
        <w:rPr>
          <w:b w:val="1"/>
          <w:rtl w:val="0"/>
        </w:rPr>
        <w:t xml:space="preserve">Recommendations</w:t>
      </w:r>
    </w:p>
    <w:p w:rsidR="00000000" w:rsidDel="00000000" w:rsidP="00000000" w:rsidRDefault="00000000" w:rsidRPr="00000000" w14:paraId="000001E0">
      <w:pPr>
        <w:pageBreakBefore w:val="0"/>
        <w:rPr>
          <w:b w:val="1"/>
        </w:rPr>
      </w:pPr>
      <w:r w:rsidDel="00000000" w:rsidR="00000000" w:rsidRPr="00000000">
        <w:rPr>
          <w:b w:val="1"/>
          <w:rtl w:val="0"/>
        </w:rPr>
        <w:t xml:space="preserve">Capture all details and acceptance criteria for each story, follow INVEST principle when creating stories in Jira, use a story template</w:t>
      </w:r>
    </w:p>
    <w:p w:rsidR="00000000" w:rsidDel="00000000" w:rsidP="00000000" w:rsidRDefault="00000000" w:rsidRPr="00000000" w14:paraId="000001E1">
      <w:pPr>
        <w:pageBreakBefore w:val="0"/>
        <w:numPr>
          <w:ilvl w:val="0"/>
          <w:numId w:val="22"/>
        </w:numPr>
        <w:ind w:left="720" w:hanging="360"/>
        <w:rPr/>
      </w:pPr>
      <w:r w:rsidDel="00000000" w:rsidR="00000000" w:rsidRPr="00000000">
        <w:rPr>
          <w:rtl w:val="0"/>
        </w:rPr>
        <w:t xml:space="preserve">Current stories</w:t>
      </w:r>
      <w:r w:rsidDel="00000000" w:rsidR="00000000" w:rsidRPr="00000000">
        <w:rPr>
          <w:rtl w:val="0"/>
        </w:rPr>
        <w:t xml:space="preserve"> in Jira have very minimal details </w:t>
      </w:r>
    </w:p>
    <w:p w:rsidR="00000000" w:rsidDel="00000000" w:rsidP="00000000" w:rsidRDefault="00000000" w:rsidRPr="00000000" w14:paraId="000001E2">
      <w:pPr>
        <w:pageBreakBefore w:val="0"/>
        <w:numPr>
          <w:ilvl w:val="0"/>
          <w:numId w:val="22"/>
        </w:numPr>
        <w:ind w:left="720" w:hanging="360"/>
        <w:rPr/>
      </w:pPr>
      <w:r w:rsidDel="00000000" w:rsidR="00000000" w:rsidRPr="00000000">
        <w:rPr>
          <w:rtl w:val="0"/>
        </w:rPr>
        <w:t xml:space="preserve">Acceptance criteria are not captured clearly, and there is lack of functional documentation</w:t>
      </w:r>
    </w:p>
    <w:p w:rsidR="00000000" w:rsidDel="00000000" w:rsidP="00000000" w:rsidRDefault="00000000" w:rsidRPr="00000000" w14:paraId="000001E3">
      <w:pPr>
        <w:pageBreakBefore w:val="0"/>
        <w:numPr>
          <w:ilvl w:val="0"/>
          <w:numId w:val="22"/>
        </w:numPr>
        <w:ind w:left="720" w:hanging="360"/>
        <w:rPr/>
      </w:pPr>
      <w:r w:rsidDel="00000000" w:rsidR="00000000" w:rsidRPr="00000000">
        <w:rPr>
          <w:rtl w:val="0"/>
        </w:rPr>
        <w:t xml:space="preserve">Currently its difficult to capture and understand the functional requirement and scope negatively affecting testability and increasing dependency on knowledge with current team members</w:t>
      </w:r>
      <w:r w:rsidDel="00000000" w:rsidR="00000000" w:rsidRPr="00000000">
        <w:rPr>
          <w:rtl w:val="0"/>
        </w:rPr>
      </w:r>
    </w:p>
    <w:p w:rsidR="00000000" w:rsidDel="00000000" w:rsidP="00000000" w:rsidRDefault="00000000" w:rsidRPr="00000000" w14:paraId="000001E4">
      <w:pPr>
        <w:pageBreakBefore w:val="0"/>
        <w:rPr/>
      </w:pPr>
      <w:r w:rsidDel="00000000" w:rsidR="00000000" w:rsidRPr="00000000">
        <w:rPr>
          <w:rtl w:val="0"/>
        </w:rPr>
      </w:r>
    </w:p>
    <w:p w:rsidR="00000000" w:rsidDel="00000000" w:rsidP="00000000" w:rsidRDefault="00000000" w:rsidRPr="00000000" w14:paraId="000001E5">
      <w:pPr>
        <w:pageBreakBefore w:val="0"/>
        <w:rPr>
          <w:b w:val="1"/>
        </w:rPr>
      </w:pPr>
      <w:r w:rsidDel="00000000" w:rsidR="00000000" w:rsidRPr="00000000">
        <w:rPr>
          <w:b w:val="1"/>
          <w:rtl w:val="0"/>
        </w:rPr>
        <w:t xml:space="preserve">Track and plan tech-debt regularly with equal priority as other functional features</w:t>
      </w:r>
    </w:p>
    <w:p w:rsidR="00000000" w:rsidDel="00000000" w:rsidP="00000000" w:rsidRDefault="00000000" w:rsidRPr="00000000" w14:paraId="000001E6">
      <w:pPr>
        <w:pageBreakBefore w:val="0"/>
        <w:numPr>
          <w:ilvl w:val="0"/>
          <w:numId w:val="22"/>
        </w:numPr>
        <w:ind w:left="720" w:hanging="360"/>
        <w:rPr/>
      </w:pPr>
      <w:r w:rsidDel="00000000" w:rsidR="00000000" w:rsidRPr="00000000">
        <w:rPr>
          <w:rtl w:val="0"/>
        </w:rPr>
        <w:t xml:space="preserve">Currently tech-debt is not actively tracked in the backlog hence not prioritised and planned</w:t>
      </w:r>
    </w:p>
    <w:p w:rsidR="00000000" w:rsidDel="00000000" w:rsidP="00000000" w:rsidRDefault="00000000" w:rsidRPr="00000000" w14:paraId="000001E7">
      <w:pPr>
        <w:pageBreakBefore w:val="0"/>
        <w:numPr>
          <w:ilvl w:val="0"/>
          <w:numId w:val="22"/>
        </w:numPr>
        <w:ind w:left="720" w:hanging="360"/>
        <w:rPr/>
      </w:pPr>
      <w:r w:rsidDel="00000000" w:rsidR="00000000" w:rsidRPr="00000000">
        <w:rPr>
          <w:rtl w:val="0"/>
        </w:rPr>
        <w:t xml:space="preserve">Only 1 tech-debt item is being worked upon currently</w:t>
      </w:r>
    </w:p>
    <w:p w:rsidR="00000000" w:rsidDel="00000000" w:rsidP="00000000" w:rsidRDefault="00000000" w:rsidRPr="00000000" w14:paraId="000001E8">
      <w:pPr>
        <w:pageBreakBefore w:val="0"/>
        <w:numPr>
          <w:ilvl w:val="0"/>
          <w:numId w:val="22"/>
        </w:numPr>
        <w:ind w:left="720" w:hanging="360"/>
        <w:rPr/>
      </w:pPr>
      <w:r w:rsidDel="00000000" w:rsidR="00000000" w:rsidRPr="00000000">
        <w:rPr>
          <w:rtl w:val="0"/>
        </w:rPr>
        <w:t xml:space="preserve">Due to lack of tech-debt tracking, a lot of critical tech-debt has been accumulated over time e.g. tools / libraries are out-dated making it difficult to introduce advanced features and/or support production issues</w:t>
      </w:r>
    </w:p>
    <w:p w:rsidR="00000000" w:rsidDel="00000000" w:rsidP="00000000" w:rsidRDefault="00000000" w:rsidRPr="00000000" w14:paraId="000001E9">
      <w:pPr>
        <w:pageBreakBefore w:val="0"/>
        <w:numPr>
          <w:ilvl w:val="0"/>
          <w:numId w:val="22"/>
        </w:numPr>
        <w:ind w:left="720" w:hanging="360"/>
        <w:rPr>
          <w:u w:val="none"/>
        </w:rPr>
      </w:pPr>
      <w:r w:rsidDel="00000000" w:rsidR="00000000" w:rsidRPr="00000000">
        <w:rPr>
          <w:rtl w:val="0"/>
        </w:rPr>
        <w:t xml:space="preserve">Come up with a Migration plan for AngularJS to ReactJS. </w:t>
      </w:r>
    </w:p>
    <w:p w:rsidR="00000000" w:rsidDel="00000000" w:rsidP="00000000" w:rsidRDefault="00000000" w:rsidRPr="00000000" w14:paraId="000001EA">
      <w:pPr>
        <w:pageBreakBefore w:val="0"/>
        <w:rPr/>
      </w:pPr>
      <w:r w:rsidDel="00000000" w:rsidR="00000000" w:rsidRPr="00000000">
        <w:rPr>
          <w:rtl w:val="0"/>
        </w:rPr>
      </w:r>
    </w:p>
    <w:p w:rsidR="00000000" w:rsidDel="00000000" w:rsidP="00000000" w:rsidRDefault="00000000" w:rsidRPr="00000000" w14:paraId="000001EB">
      <w:pPr>
        <w:pageBreakBefore w:val="0"/>
        <w:rPr>
          <w:b w:val="1"/>
        </w:rPr>
      </w:pPr>
      <w:r w:rsidDel="00000000" w:rsidR="00000000" w:rsidRPr="00000000">
        <w:rPr>
          <w:b w:val="1"/>
          <w:rtl w:val="0"/>
        </w:rPr>
        <w:t xml:space="preserve">Enforce Hygiene practices through automated way or scripts</w:t>
      </w:r>
    </w:p>
    <w:p w:rsidR="00000000" w:rsidDel="00000000" w:rsidP="00000000" w:rsidRDefault="00000000" w:rsidRPr="00000000" w14:paraId="000001EC">
      <w:pPr>
        <w:pageBreakBefore w:val="0"/>
        <w:numPr>
          <w:ilvl w:val="0"/>
          <w:numId w:val="8"/>
        </w:numPr>
        <w:ind w:left="720" w:hanging="360"/>
        <w:rPr/>
      </w:pPr>
      <w:r w:rsidDel="00000000" w:rsidR="00000000" w:rsidRPr="00000000">
        <w:rPr>
          <w:rtl w:val="0"/>
        </w:rPr>
        <w:t xml:space="preserve">Introduce secrets scanning tool like Hawkeye / Talisman via pre-commit hook</w:t>
      </w:r>
    </w:p>
    <w:p w:rsidR="00000000" w:rsidDel="00000000" w:rsidP="00000000" w:rsidRDefault="00000000" w:rsidRPr="00000000" w14:paraId="000001ED">
      <w:pPr>
        <w:pageBreakBefore w:val="0"/>
        <w:numPr>
          <w:ilvl w:val="1"/>
          <w:numId w:val="8"/>
        </w:numPr>
        <w:ind w:left="1440" w:hanging="360"/>
        <w:rPr/>
      </w:pPr>
      <w:r w:rsidDel="00000000" w:rsidR="00000000" w:rsidRPr="00000000">
        <w:rPr>
          <w:rtl w:val="0"/>
        </w:rPr>
        <w:t xml:space="preserve">We found development secrets checked into the repository</w:t>
      </w:r>
    </w:p>
    <w:p w:rsidR="00000000" w:rsidDel="00000000" w:rsidP="00000000" w:rsidRDefault="00000000" w:rsidRPr="00000000" w14:paraId="000001EE">
      <w:pPr>
        <w:pageBreakBefore w:val="0"/>
        <w:numPr>
          <w:ilvl w:val="0"/>
          <w:numId w:val="8"/>
        </w:numPr>
        <w:ind w:left="720" w:hanging="360"/>
        <w:rPr/>
      </w:pPr>
      <w:r w:rsidDel="00000000" w:rsidR="00000000" w:rsidRPr="00000000">
        <w:rPr>
          <w:rtl w:val="0"/>
        </w:rPr>
        <w:t xml:space="preserve">Introduce code coverage check via pre-commit hook</w:t>
      </w:r>
    </w:p>
    <w:p w:rsidR="00000000" w:rsidDel="00000000" w:rsidP="00000000" w:rsidRDefault="00000000" w:rsidRPr="00000000" w14:paraId="000001EF">
      <w:pPr>
        <w:pageBreakBefore w:val="0"/>
        <w:numPr>
          <w:ilvl w:val="1"/>
          <w:numId w:val="8"/>
        </w:numPr>
        <w:ind w:left="1440" w:hanging="360"/>
        <w:rPr>
          <w:u w:val="none"/>
        </w:rPr>
      </w:pPr>
      <w:r w:rsidDel="00000000" w:rsidR="00000000" w:rsidRPr="00000000">
        <w:rPr>
          <w:rtl w:val="0"/>
        </w:rPr>
        <w:t xml:space="preserve">Code coverage data is not available, start capturing data and eventually get to 90%+</w:t>
      </w:r>
    </w:p>
    <w:p w:rsidR="00000000" w:rsidDel="00000000" w:rsidP="00000000" w:rsidRDefault="00000000" w:rsidRPr="00000000" w14:paraId="000001F0">
      <w:pPr>
        <w:pageBreakBefore w:val="0"/>
        <w:ind w:left="1440" w:firstLine="0"/>
        <w:rPr/>
      </w:pPr>
      <w:r w:rsidDel="00000000" w:rsidR="00000000" w:rsidRPr="00000000">
        <w:rPr>
          <w:rtl w:val="0"/>
        </w:rPr>
      </w:r>
    </w:p>
    <w:p w:rsidR="00000000" w:rsidDel="00000000" w:rsidP="00000000" w:rsidRDefault="00000000" w:rsidRPr="00000000" w14:paraId="000001F1">
      <w:pPr>
        <w:pageBreakBefore w:val="0"/>
        <w:ind w:left="720" w:firstLine="0"/>
        <w:rPr/>
      </w:pPr>
      <w:r w:rsidDel="00000000" w:rsidR="00000000" w:rsidRPr="00000000">
        <w:rPr>
          <w:rtl w:val="0"/>
        </w:rPr>
      </w:r>
    </w:p>
    <w:p w:rsidR="00000000" w:rsidDel="00000000" w:rsidP="00000000" w:rsidRDefault="00000000" w:rsidRPr="00000000" w14:paraId="000001F2">
      <w:pPr>
        <w:pageBreakBefore w:val="0"/>
        <w:spacing w:before="320" w:lineRule="auto"/>
        <w:rPr/>
      </w:pPr>
      <w:r w:rsidDel="00000000" w:rsidR="00000000" w:rsidRPr="00000000">
        <w:rPr>
          <w:color w:val="000000"/>
          <w:sz w:val="22"/>
          <w:szCs w:val="22"/>
          <w:rtl w:val="0"/>
        </w:rPr>
        <w:t xml:space="preserve">*</w:t>
      </w:r>
      <w:r w:rsidDel="00000000" w:rsidR="00000000" w:rsidRPr="00000000">
        <w:rPr>
          <w:color w:val="000000"/>
          <w:sz w:val="18"/>
          <w:szCs w:val="18"/>
          <w:rtl w:val="0"/>
        </w:rPr>
        <w:t xml:space="preserve"> </w:t>
      </w:r>
      <w:r w:rsidDel="00000000" w:rsidR="00000000" w:rsidRPr="00000000">
        <w:rPr>
          <w:sz w:val="18"/>
          <w:szCs w:val="18"/>
          <w:rtl w:val="0"/>
        </w:rPr>
        <w:t xml:space="preserve">&lt;target product&gt;</w:t>
      </w:r>
      <w:r w:rsidDel="00000000" w:rsidR="00000000" w:rsidRPr="00000000">
        <w:rPr>
          <w:color w:val="000000"/>
          <w:sz w:val="18"/>
          <w:szCs w:val="18"/>
          <w:rtl w:val="0"/>
        </w:rPr>
        <w:t xml:space="preserve"> shared this information in interviews, however this could not be verified as the relevant evidence could not be made available by </w:t>
      </w:r>
      <w:r w:rsidDel="00000000" w:rsidR="00000000" w:rsidRPr="00000000">
        <w:rPr>
          <w:sz w:val="18"/>
          <w:szCs w:val="18"/>
          <w:rtl w:val="0"/>
        </w:rPr>
        <w:t xml:space="preserve">&lt;target product&gt;</w:t>
      </w:r>
      <w:r w:rsidDel="00000000" w:rsidR="00000000" w:rsidRPr="00000000">
        <w:br w:type="page"/>
      </w:r>
      <w:r w:rsidDel="00000000" w:rsidR="00000000" w:rsidRPr="00000000">
        <w:rPr>
          <w:rtl w:val="0"/>
        </w:rPr>
      </w:r>
    </w:p>
    <w:p w:rsidR="00000000" w:rsidDel="00000000" w:rsidP="00000000" w:rsidRDefault="00000000" w:rsidRPr="00000000" w14:paraId="000001F3">
      <w:pPr>
        <w:pStyle w:val="Heading2"/>
        <w:pageBreakBefore w:val="0"/>
        <w:spacing w:before="320" w:lineRule="auto"/>
        <w:rPr>
          <w:b w:val="1"/>
        </w:rPr>
      </w:pPr>
      <w:bookmarkStart w:colFirst="0" w:colLast="0" w:name="_19c6y18" w:id="43"/>
      <w:bookmarkEnd w:id="43"/>
      <w:r w:rsidDel="00000000" w:rsidR="00000000" w:rsidRPr="00000000">
        <w:rPr>
          <w:b w:val="1"/>
          <w:rtl w:val="0"/>
        </w:rPr>
        <w:t xml:space="preserve">Security</w:t>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3819525</wp:posOffset>
                </wp:positionH>
                <wp:positionV relativeFrom="paragraph">
                  <wp:posOffset>114300</wp:posOffset>
                </wp:positionV>
                <wp:extent cx="2981325" cy="1050562"/>
                <wp:effectExtent b="0" l="0" r="0" t="0"/>
                <wp:wrapSquare wrapText="bothSides" distB="114300" distT="114300" distL="114300" distR="114300"/>
                <wp:docPr id="6" name=""/>
                <a:graphic>
                  <a:graphicData uri="http://schemas.microsoft.com/office/word/2010/wordprocessingGroup">
                    <wpg:wgp>
                      <wpg:cNvGrpSpPr/>
                      <wpg:grpSpPr>
                        <a:xfrm>
                          <a:off x="3855338" y="3265650"/>
                          <a:ext cx="2981325" cy="1050562"/>
                          <a:chOff x="3855338" y="3265650"/>
                          <a:chExt cx="2981325" cy="1028700"/>
                        </a:xfrm>
                      </wpg:grpSpPr>
                      <wpg:grpSp>
                        <wpg:cNvGrpSpPr/>
                        <wpg:grpSpPr>
                          <a:xfrm>
                            <a:off x="3855338" y="3265650"/>
                            <a:ext cx="2981325" cy="1028700"/>
                            <a:chOff x="3855338" y="3265650"/>
                            <a:chExt cx="2981325" cy="1028700"/>
                          </a:xfrm>
                        </wpg:grpSpPr>
                        <wps:wsp>
                          <wps:cNvSpPr/>
                          <wps:cNvPr id="3" name="Shape 3"/>
                          <wps:spPr>
                            <a:xfrm>
                              <a:off x="3855338" y="3265650"/>
                              <a:ext cx="2981325" cy="1028676"/>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0" name="Shape 20"/>
                          <wps:spPr>
                            <a:xfrm>
                              <a:off x="3855338" y="3859330"/>
                              <a:ext cx="2981325" cy="435020"/>
                            </a:xfrm>
                            <a:prstGeom prst="roundRect">
                              <a:avLst>
                                <a:gd fmla="val 50000" name="adj"/>
                              </a:avLst>
                            </a:prstGeom>
                            <a:noFill/>
                            <a:ln cap="flat" cmpd="sng" w="9525">
                              <a:solidFill>
                                <a:srgbClr val="666666"/>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1" name="Shape 21"/>
                          <wps:spPr>
                            <a:xfrm>
                              <a:off x="5340339" y="3911788"/>
                              <a:ext cx="1451109" cy="329939"/>
                            </a:xfrm>
                            <a:prstGeom prst="roundRect">
                              <a:avLst>
                                <a:gd fmla="val 50000" name="adj"/>
                              </a:avLst>
                            </a:prstGeom>
                            <a:solidFill>
                              <a:srgbClr val="D9D9D9"/>
                            </a:solidFill>
                            <a:ln cap="flat" cmpd="sng" w="9525">
                              <a:solidFill>
                                <a:srgbClr val="FFFF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2" name="Shape 22"/>
                          <wps:spPr>
                            <a:xfrm>
                              <a:off x="3900489" y="3911788"/>
                              <a:ext cx="2037470" cy="329939"/>
                            </a:xfrm>
                            <a:prstGeom prst="roundRect">
                              <a:avLst>
                                <a:gd fmla="val 50000" name="adj"/>
                              </a:avLst>
                            </a:prstGeom>
                            <a:solidFill>
                              <a:srgbClr val="434343"/>
                            </a:solidFill>
                            <a:ln cap="flat" cmpd="sng" w="9525">
                              <a:solidFill>
                                <a:srgbClr val="FFFF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3" name="Shape 23"/>
                          <wps:spPr>
                            <a:xfrm>
                              <a:off x="4445576" y="3911660"/>
                              <a:ext cx="602062" cy="330252"/>
                            </a:xfrm>
                            <a:prstGeom prst="rect">
                              <a:avLst/>
                            </a:prstGeom>
                            <a:solidFill>
                              <a:srgbClr val="666666"/>
                            </a:solidFill>
                            <a:ln cap="flat" cmpd="sng" w="9525">
                              <a:solidFill>
                                <a:srgbClr val="FFFF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4" name="Shape 24"/>
                          <wps:spPr>
                            <a:xfrm>
                              <a:off x="5044857" y="3911660"/>
                              <a:ext cx="602062" cy="330252"/>
                            </a:xfrm>
                            <a:prstGeom prst="rect">
                              <a:avLst/>
                            </a:prstGeom>
                            <a:solidFill>
                              <a:srgbClr val="B7B7B7"/>
                            </a:solidFill>
                            <a:ln cap="flat" cmpd="sng" w="9525">
                              <a:solidFill>
                                <a:srgbClr val="FFFF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5" name="Shape 25"/>
                          <wps:spPr>
                            <a:xfrm>
                              <a:off x="5644117" y="3911660"/>
                              <a:ext cx="602062" cy="330252"/>
                            </a:xfrm>
                            <a:prstGeom prst="rect">
                              <a:avLst/>
                            </a:prstGeom>
                            <a:solidFill>
                              <a:srgbClr val="D9D9D9"/>
                            </a:solidFill>
                            <a:ln cap="flat" cmpd="sng" w="9525">
                              <a:solidFill>
                                <a:srgbClr val="FFFF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6" name="Shape 26"/>
                          <wps:spPr>
                            <a:xfrm>
                              <a:off x="4658150" y="3753104"/>
                              <a:ext cx="177140" cy="158684"/>
                            </a:xfrm>
                            <a:prstGeom prst="flowChartMerge">
                              <a:avLst/>
                            </a:prstGeom>
                            <a:solidFill>
                              <a:srgbClr val="6FA8DC"/>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7" name="Shape 27"/>
                          <wps:spPr>
                            <a:xfrm>
                              <a:off x="5789297" y="3632336"/>
                              <a:ext cx="311949" cy="279452"/>
                            </a:xfrm>
                            <a:prstGeom prst="flowChartMerge">
                              <a:avLst/>
                            </a:prstGeom>
                            <a:solidFill>
                              <a:srgbClr val="0B5394"/>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8" name="Shape 28"/>
                          <wps:spPr>
                            <a:xfrm>
                              <a:off x="4084774" y="3958448"/>
                              <a:ext cx="233095" cy="236743"/>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8"/>
                                    <w:vertAlign w:val="baseline"/>
                                  </w:rPr>
                                  <w:t xml:space="preserve">1</w:t>
                                </w:r>
                              </w:p>
                            </w:txbxContent>
                          </wps:txbx>
                          <wps:bodyPr anchorCtr="0" anchor="ctr" bIns="0" lIns="0" spcFirstLastPara="1" rIns="0" wrap="square" tIns="0">
                            <a:noAutofit/>
                          </wps:bodyPr>
                        </wps:wsp>
                        <wps:wsp>
                          <wps:cNvSpPr/>
                          <wps:cNvPr id="29" name="Shape 29"/>
                          <wps:spPr>
                            <a:xfrm>
                              <a:off x="4602071" y="3958448"/>
                              <a:ext cx="233095" cy="236743"/>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8"/>
                                    <w:vertAlign w:val="baseline"/>
                                  </w:rPr>
                                  <w:t xml:space="preserve">2</w:t>
                                </w:r>
                              </w:p>
                            </w:txbxContent>
                          </wps:txbx>
                          <wps:bodyPr anchorCtr="0" anchor="ctr" bIns="0" lIns="0" spcFirstLastPara="1" rIns="0" wrap="square" tIns="0">
                            <a:noAutofit/>
                          </wps:bodyPr>
                        </wps:wsp>
                        <wps:wsp>
                          <wps:cNvSpPr/>
                          <wps:cNvPr id="30" name="Shape 30"/>
                          <wps:spPr>
                            <a:xfrm>
                              <a:off x="5203898" y="3958448"/>
                              <a:ext cx="233095" cy="236743"/>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8"/>
                                    <w:vertAlign w:val="baseline"/>
                                  </w:rPr>
                                  <w:t xml:space="preserve">3</w:t>
                                </w:r>
                              </w:p>
                            </w:txbxContent>
                          </wps:txbx>
                          <wps:bodyPr anchorCtr="0" anchor="ctr" bIns="0" lIns="0" spcFirstLastPara="1" rIns="0" wrap="square" tIns="0">
                            <a:noAutofit/>
                          </wps:bodyPr>
                        </wps:wsp>
                        <wps:wsp>
                          <wps:cNvSpPr/>
                          <wps:cNvPr id="31" name="Shape 31"/>
                          <wps:spPr>
                            <a:xfrm>
                              <a:off x="5828665" y="3958448"/>
                              <a:ext cx="233095" cy="236743"/>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999999"/>
                                    <w:sz w:val="28"/>
                                    <w:vertAlign w:val="baseline"/>
                                  </w:rPr>
                                  <w:t xml:space="preserve">4</w:t>
                                </w:r>
                              </w:p>
                            </w:txbxContent>
                          </wps:txbx>
                          <wps:bodyPr anchorCtr="0" anchor="ctr" bIns="0" lIns="0" spcFirstLastPara="1" rIns="0" wrap="square" tIns="0">
                            <a:noAutofit/>
                          </wps:bodyPr>
                        </wps:wsp>
                        <wps:wsp>
                          <wps:cNvSpPr/>
                          <wps:cNvPr id="32" name="Shape 32"/>
                          <wps:spPr>
                            <a:xfrm>
                              <a:off x="6373892" y="3958448"/>
                              <a:ext cx="233095" cy="236743"/>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999999"/>
                                    <w:sz w:val="28"/>
                                    <w:vertAlign w:val="baseline"/>
                                  </w:rPr>
                                  <w:t xml:space="preserve">5</w:t>
                                </w:r>
                              </w:p>
                            </w:txbxContent>
                          </wps:txbx>
                          <wps:bodyPr anchorCtr="0" anchor="ctr" bIns="0" lIns="0" spcFirstLastPara="1" rIns="0" wrap="square" tIns="0">
                            <a:noAutofit/>
                          </wps:bodyPr>
                        </wps:wsp>
                        <wps:wsp>
                          <wps:cNvSpPr/>
                          <wps:cNvPr id="33" name="Shape 33"/>
                          <wps:spPr>
                            <a:xfrm>
                              <a:off x="5153642" y="3265650"/>
                              <a:ext cx="1583357" cy="279588"/>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Open Sans" w:cs="Open Sans" w:eastAsia="Open Sans" w:hAnsi="Open Sans"/>
                                    <w:b w:val="1"/>
                                    <w:i w:val="0"/>
                                    <w:smallCaps w:val="0"/>
                                    <w:strike w:val="0"/>
                                    <w:color w:val="000000"/>
                                    <w:sz w:val="20"/>
                                    <w:vertAlign w:val="baseline"/>
                                  </w:rPr>
                                  <w:t xml:space="preserve">Recommended Target </w:t>
                                </w:r>
                                <w:r w:rsidDel="00000000" w:rsidR="00000000" w:rsidRPr="00000000">
                                  <w:rPr>
                                    <w:rFonts w:ascii="Open Sans" w:cs="Open Sans" w:eastAsia="Open Sans" w:hAnsi="Open Sans"/>
                                    <w:b w:val="1"/>
                                    <w:i w:val="0"/>
                                    <w:smallCaps w:val="0"/>
                                    <w:strike w:val="0"/>
                                    <w:color w:val="000000"/>
                                    <w:sz w:val="20"/>
                                    <w:vertAlign w:val="baseline"/>
                                  </w:rPr>
                                  <w:br w:type="textWrapping"/>
                                </w:r>
                                <w:r w:rsidDel="00000000" w:rsidR="00000000" w:rsidRPr="00000000">
                                  <w:rPr>
                                    <w:rFonts w:ascii="Open Sans" w:cs="Open Sans" w:eastAsia="Open Sans" w:hAnsi="Open Sans"/>
                                    <w:b w:val="1"/>
                                    <w:i w:val="0"/>
                                    <w:smallCaps w:val="0"/>
                                    <w:strike w:val="0"/>
                                    <w:color w:val="000000"/>
                                    <w:sz w:val="20"/>
                                    <w:vertAlign w:val="baseline"/>
                                  </w:rPr>
                                  <w:t xml:space="preserve">Score</w:t>
                                </w:r>
                              </w:p>
                            </w:txbxContent>
                          </wps:txbx>
                          <wps:bodyPr anchorCtr="0" anchor="ctr" bIns="91425" lIns="91425" spcFirstLastPara="1" rIns="91425" wrap="square" tIns="91425">
                            <a:noAutofit/>
                          </wps:bodyPr>
                        </wps:wsp>
                        <wps:wsp>
                          <wps:cNvSpPr/>
                          <wps:cNvPr id="34" name="Shape 34"/>
                          <wps:spPr>
                            <a:xfrm>
                              <a:off x="3855338" y="3473517"/>
                              <a:ext cx="1192349" cy="279588"/>
                            </a:xfrm>
                            <a:prstGeom prst="rect">
                              <a:avLst/>
                            </a:prstGeom>
                            <a:noFill/>
                            <a:ln>
                              <a:noFill/>
                            </a:ln>
                          </wps:spPr>
                          <wps:txbx>
                            <w:txbxContent>
                              <w:p w:rsidR="00000000" w:rsidDel="00000000" w:rsidP="00000000" w:rsidRDefault="00000000" w:rsidRPr="00000000">
                                <w:pPr>
                                  <w:spacing w:after="0" w:before="0" w:line="240"/>
                                  <w:ind w:left="0" w:right="0" w:firstLine="0"/>
                                  <w:jc w:val="right"/>
                                  <w:textDirection w:val="btLr"/>
                                </w:pPr>
                                <w:r w:rsidDel="00000000" w:rsidR="00000000" w:rsidRPr="00000000">
                                  <w:rPr>
                                    <w:rFonts w:ascii="Open Sans" w:cs="Open Sans" w:eastAsia="Open Sans" w:hAnsi="Open Sans"/>
                                    <w:b w:val="1"/>
                                    <w:i w:val="0"/>
                                    <w:smallCaps w:val="0"/>
                                    <w:strike w:val="0"/>
                                    <w:color w:val="000000"/>
                                    <w:sz w:val="20"/>
                                    <w:vertAlign w:val="baseline"/>
                                  </w:rPr>
                                  <w:t xml:space="preserve">Current Score</w:t>
                                </w:r>
                              </w:p>
                            </w:txbxContent>
                          </wps:txbx>
                          <wps:bodyPr anchorCtr="0" anchor="ctr" bIns="91425" lIns="91425" spcFirstLastPara="1" rIns="91425" wrap="square" tIns="91425">
                            <a:noAutofit/>
                          </wps:bodyPr>
                        </wps:wsp>
                      </wpg:grpSp>
                    </wpg:wgp>
                  </a:graphicData>
                </a:graphic>
              </wp:anchor>
            </w:drawing>
          </mc:Choice>
          <mc:Fallback>
            <w:drawing>
              <wp:anchor allowOverlap="1" behindDoc="0" distB="114300" distT="114300" distL="114300" distR="114300" hidden="0" layoutInCell="1" locked="0" relativeHeight="0" simplePos="0">
                <wp:simplePos x="0" y="0"/>
                <wp:positionH relativeFrom="column">
                  <wp:posOffset>3819525</wp:posOffset>
                </wp:positionH>
                <wp:positionV relativeFrom="paragraph">
                  <wp:posOffset>114300</wp:posOffset>
                </wp:positionV>
                <wp:extent cx="2981325" cy="1050562"/>
                <wp:effectExtent b="0" l="0" r="0" t="0"/>
                <wp:wrapSquare wrapText="bothSides" distB="114300" distT="114300" distL="114300" distR="114300"/>
                <wp:docPr id="6" name="image15.png"/>
                <a:graphic>
                  <a:graphicData uri="http://schemas.openxmlformats.org/drawingml/2006/picture">
                    <pic:pic>
                      <pic:nvPicPr>
                        <pic:cNvPr id="0" name="image15.png"/>
                        <pic:cNvPicPr preferRelativeResize="0"/>
                      </pic:nvPicPr>
                      <pic:blipFill>
                        <a:blip r:embed="rId23"/>
                        <a:srcRect/>
                        <a:stretch>
                          <a:fillRect/>
                        </a:stretch>
                      </pic:blipFill>
                      <pic:spPr>
                        <a:xfrm>
                          <a:off x="0" y="0"/>
                          <a:ext cx="2981325" cy="1050562"/>
                        </a:xfrm>
                        <a:prstGeom prst="rect"/>
                        <a:ln/>
                      </pic:spPr>
                    </pic:pic>
                  </a:graphicData>
                </a:graphic>
              </wp:anchor>
            </w:drawing>
          </mc:Fallback>
        </mc:AlternateContent>
      </w:r>
    </w:p>
    <w:p w:rsidR="00000000" w:rsidDel="00000000" w:rsidP="00000000" w:rsidRDefault="00000000" w:rsidRPr="00000000" w14:paraId="000001F4">
      <w:pPr>
        <w:pageBreakBefore w:val="0"/>
        <w:rPr/>
      </w:pPr>
      <w:r w:rsidDel="00000000" w:rsidR="00000000" w:rsidRPr="00000000">
        <w:rPr>
          <w:rtl w:val="0"/>
        </w:rPr>
      </w:r>
    </w:p>
    <w:p w:rsidR="00000000" w:rsidDel="00000000" w:rsidP="00000000" w:rsidRDefault="00000000" w:rsidRPr="00000000" w14:paraId="000001F5">
      <w:pPr>
        <w:pStyle w:val="Heading3"/>
        <w:pageBreakBefore w:val="0"/>
        <w:rPr/>
      </w:pPr>
      <w:bookmarkStart w:colFirst="0" w:colLast="0" w:name="_1ui0uojprgnw" w:id="44"/>
      <w:bookmarkEnd w:id="44"/>
      <w:r w:rsidDel="00000000" w:rsidR="00000000" w:rsidRPr="00000000">
        <w:rPr>
          <w:rtl w:val="0"/>
        </w:rPr>
      </w:r>
    </w:p>
    <w:p w:rsidR="00000000" w:rsidDel="00000000" w:rsidP="00000000" w:rsidRDefault="00000000" w:rsidRPr="00000000" w14:paraId="000001F6">
      <w:pPr>
        <w:pStyle w:val="Heading3"/>
        <w:pageBreakBefore w:val="0"/>
        <w:rPr>
          <w:b w:val="1"/>
        </w:rPr>
      </w:pPr>
      <w:bookmarkStart w:colFirst="0" w:colLast="0" w:name="_vt49yf9y59g9" w:id="45"/>
      <w:bookmarkEnd w:id="45"/>
      <w:r w:rsidDel="00000000" w:rsidR="00000000" w:rsidRPr="00000000">
        <w:rPr>
          <w:b w:val="1"/>
          <w:rtl w:val="0"/>
        </w:rPr>
        <w:t xml:space="preserve">Strengths</w:t>
      </w:r>
      <w:r w:rsidDel="00000000" w:rsidR="00000000" w:rsidRPr="00000000">
        <w:rPr>
          <w:rtl w:val="0"/>
        </w:rPr>
      </w:r>
    </w:p>
    <w:p w:rsidR="00000000" w:rsidDel="00000000" w:rsidP="00000000" w:rsidRDefault="00000000" w:rsidRPr="00000000" w14:paraId="000001F7">
      <w:pPr>
        <w:pageBreakBefore w:val="0"/>
        <w:rPr/>
      </w:pPr>
      <w:r w:rsidDel="00000000" w:rsidR="00000000" w:rsidRPr="00000000">
        <w:rPr>
          <w:rtl w:val="0"/>
        </w:rPr>
      </w:r>
    </w:p>
    <w:p w:rsidR="00000000" w:rsidDel="00000000" w:rsidP="00000000" w:rsidRDefault="00000000" w:rsidRPr="00000000" w14:paraId="000001F8">
      <w:pPr>
        <w:pageBreakBefore w:val="0"/>
        <w:rPr/>
      </w:pPr>
      <w:r w:rsidDel="00000000" w:rsidR="00000000" w:rsidRPr="00000000">
        <w:rPr>
          <w:b w:val="1"/>
          <w:rtl w:val="0"/>
        </w:rPr>
        <w:t xml:space="preserve">Mid Security Awareness:</w:t>
      </w:r>
      <w:r w:rsidDel="00000000" w:rsidR="00000000" w:rsidRPr="00000000">
        <w:rPr>
          <w:rtl w:val="0"/>
        </w:rPr>
        <w:t xml:space="preserve"> The overall awareness level for the team was found to be partially meeting expectations. Team also has a dedicated security SME to ensure the product is tested for vulnerabilities. Some of the observations for the same are as below:</w:t>
      </w:r>
    </w:p>
    <w:p w:rsidR="00000000" w:rsidDel="00000000" w:rsidP="00000000" w:rsidRDefault="00000000" w:rsidRPr="00000000" w14:paraId="000001F9">
      <w:pPr>
        <w:pageBreakBefore w:val="0"/>
        <w:numPr>
          <w:ilvl w:val="0"/>
          <w:numId w:val="5"/>
        </w:numPr>
        <w:ind w:left="720" w:hanging="360"/>
        <w:rPr/>
      </w:pPr>
      <w:r w:rsidDel="00000000" w:rsidR="00000000" w:rsidRPr="00000000">
        <w:rPr>
          <w:rtl w:val="0"/>
        </w:rPr>
        <w:t xml:space="preserve">  Self sufficient with SAST Assessments</w:t>
      </w:r>
    </w:p>
    <w:p w:rsidR="00000000" w:rsidDel="00000000" w:rsidP="00000000" w:rsidRDefault="00000000" w:rsidRPr="00000000" w14:paraId="000001FA">
      <w:pPr>
        <w:pageBreakBefore w:val="0"/>
        <w:numPr>
          <w:ilvl w:val="0"/>
          <w:numId w:val="5"/>
        </w:numPr>
        <w:ind w:left="720" w:hanging="360"/>
        <w:rPr/>
      </w:pPr>
      <w:r w:rsidDel="00000000" w:rsidR="00000000" w:rsidRPr="00000000">
        <w:rPr>
          <w:rtl w:val="0"/>
        </w:rPr>
        <w:t xml:space="preserve">  Security Awareness trainings</w:t>
      </w:r>
    </w:p>
    <w:p w:rsidR="00000000" w:rsidDel="00000000" w:rsidP="00000000" w:rsidRDefault="00000000" w:rsidRPr="00000000" w14:paraId="000001FB">
      <w:pPr>
        <w:pageBreakBefore w:val="0"/>
        <w:numPr>
          <w:ilvl w:val="0"/>
          <w:numId w:val="5"/>
        </w:numPr>
        <w:ind w:left="720" w:hanging="360"/>
        <w:rPr/>
      </w:pPr>
      <w:r w:rsidDel="00000000" w:rsidR="00000000" w:rsidRPr="00000000">
        <w:rPr>
          <w:rtl w:val="0"/>
        </w:rPr>
        <w:t xml:space="preserve">  Workstation Security</w:t>
      </w:r>
    </w:p>
    <w:p w:rsidR="00000000" w:rsidDel="00000000" w:rsidP="00000000" w:rsidRDefault="00000000" w:rsidRPr="00000000" w14:paraId="000001FC">
      <w:pPr>
        <w:pageBreakBefore w:val="0"/>
        <w:rPr/>
      </w:pPr>
      <w:r w:rsidDel="00000000" w:rsidR="00000000" w:rsidRPr="00000000">
        <w:rPr>
          <w:rtl w:val="0"/>
        </w:rPr>
      </w:r>
    </w:p>
    <w:p w:rsidR="00000000" w:rsidDel="00000000" w:rsidP="00000000" w:rsidRDefault="00000000" w:rsidRPr="00000000" w14:paraId="000001FD">
      <w:pPr>
        <w:pageBreakBefore w:val="0"/>
        <w:rPr/>
      </w:pPr>
      <w:r w:rsidDel="00000000" w:rsidR="00000000" w:rsidRPr="00000000">
        <w:rPr>
          <w:b w:val="1"/>
          <w:rtl w:val="0"/>
        </w:rPr>
        <w:t xml:space="preserve">Least Privilege &amp; Access Control:</w:t>
      </w:r>
      <w:r w:rsidDel="00000000" w:rsidR="00000000" w:rsidRPr="00000000">
        <w:rPr>
          <w:rtl w:val="0"/>
        </w:rPr>
        <w:t xml:space="preserve"> Access to the application and code are restricted in most cases. Some of the observations for the same are as below:</w:t>
      </w:r>
    </w:p>
    <w:p w:rsidR="00000000" w:rsidDel="00000000" w:rsidP="00000000" w:rsidRDefault="00000000" w:rsidRPr="00000000" w14:paraId="000001FE">
      <w:pPr>
        <w:pageBreakBefore w:val="0"/>
        <w:numPr>
          <w:ilvl w:val="0"/>
          <w:numId w:val="30"/>
        </w:numPr>
        <w:ind w:left="720" w:hanging="360"/>
        <w:rPr/>
      </w:pPr>
      <w:r w:rsidDel="00000000" w:rsidR="00000000" w:rsidRPr="00000000">
        <w:rPr>
          <w:rtl w:val="0"/>
        </w:rPr>
        <w:t xml:space="preserve">  Least privileged access for Users through different consultants, IT Officer, admin, logins.</w:t>
      </w:r>
    </w:p>
    <w:p w:rsidR="00000000" w:rsidDel="00000000" w:rsidP="00000000" w:rsidRDefault="00000000" w:rsidRPr="00000000" w14:paraId="000001FF">
      <w:pPr>
        <w:pageBreakBefore w:val="0"/>
        <w:numPr>
          <w:ilvl w:val="0"/>
          <w:numId w:val="30"/>
        </w:numPr>
        <w:ind w:left="720" w:hanging="360"/>
        <w:rPr/>
      </w:pPr>
      <w:r w:rsidDel="00000000" w:rsidR="00000000" w:rsidRPr="00000000">
        <w:rPr>
          <w:rtl w:val="0"/>
        </w:rPr>
        <w:t xml:space="preserve">  Better Access Control: Access to the codebase, licenses, database, etc is restricted</w:t>
      </w:r>
    </w:p>
    <w:p w:rsidR="00000000" w:rsidDel="00000000" w:rsidP="00000000" w:rsidRDefault="00000000" w:rsidRPr="00000000" w14:paraId="00000200">
      <w:pPr>
        <w:pageBreakBefore w:val="0"/>
        <w:numPr>
          <w:ilvl w:val="0"/>
          <w:numId w:val="30"/>
        </w:numPr>
        <w:ind w:left="720" w:hanging="360"/>
        <w:rPr/>
      </w:pPr>
      <w:r w:rsidDel="00000000" w:rsidR="00000000" w:rsidRPr="00000000">
        <w:rPr>
          <w:rtl w:val="0"/>
        </w:rPr>
        <w:t xml:space="preserve">  Extensive access control has been enforce through the application workflow</w:t>
      </w:r>
    </w:p>
    <w:p w:rsidR="00000000" w:rsidDel="00000000" w:rsidP="00000000" w:rsidRDefault="00000000" w:rsidRPr="00000000" w14:paraId="00000201">
      <w:pPr>
        <w:pageBreakBefore w:val="0"/>
        <w:numPr>
          <w:ilvl w:val="0"/>
          <w:numId w:val="30"/>
        </w:numPr>
        <w:ind w:left="720" w:hanging="360"/>
        <w:rPr>
          <w:u w:val="none"/>
        </w:rPr>
      </w:pPr>
      <w:r w:rsidDel="00000000" w:rsidR="00000000" w:rsidRPr="00000000">
        <w:rPr>
          <w:rtl w:val="0"/>
        </w:rPr>
        <w:t xml:space="preserve">  Application uses RBAC to manage better user permission and authorization</w:t>
      </w:r>
      <w:r w:rsidDel="00000000" w:rsidR="00000000" w:rsidRPr="00000000">
        <w:rPr>
          <w:rtl w:val="0"/>
        </w:rPr>
      </w:r>
    </w:p>
    <w:p w:rsidR="00000000" w:rsidDel="00000000" w:rsidP="00000000" w:rsidRDefault="00000000" w:rsidRPr="00000000" w14:paraId="00000202">
      <w:pPr>
        <w:pageBreakBefore w:val="0"/>
        <w:numPr>
          <w:ilvl w:val="0"/>
          <w:numId w:val="30"/>
        </w:numPr>
        <w:ind w:left="720" w:hanging="360"/>
        <w:rPr>
          <w:u w:val="none"/>
        </w:rPr>
      </w:pPr>
      <w:r w:rsidDel="00000000" w:rsidR="00000000" w:rsidRPr="00000000">
        <w:rPr>
          <w:rtl w:val="0"/>
        </w:rPr>
        <w:t xml:space="preserve">Application has an extensive authentication mechanism and it supports various types of authentication in a secure fashion.</w:t>
      </w:r>
    </w:p>
    <w:p w:rsidR="00000000" w:rsidDel="00000000" w:rsidP="00000000" w:rsidRDefault="00000000" w:rsidRPr="00000000" w14:paraId="00000203">
      <w:pPr>
        <w:pageBreakBefore w:val="0"/>
        <w:numPr>
          <w:ilvl w:val="0"/>
          <w:numId w:val="30"/>
        </w:numPr>
        <w:ind w:left="720" w:hanging="360"/>
        <w:rPr>
          <w:u w:val="none"/>
        </w:rPr>
      </w:pPr>
      <w:r w:rsidDel="00000000" w:rsidR="00000000" w:rsidRPr="00000000">
        <w:rPr>
          <w:rtl w:val="0"/>
        </w:rPr>
        <w:t xml:space="preserve">Access control has been enable for external or internal app integration</w:t>
      </w:r>
    </w:p>
    <w:p w:rsidR="00000000" w:rsidDel="00000000" w:rsidP="00000000" w:rsidRDefault="00000000" w:rsidRPr="00000000" w14:paraId="00000204">
      <w:pPr>
        <w:pageBreakBefore w:val="0"/>
        <w:rPr>
          <w:b w:val="1"/>
          <w:i w:val="1"/>
        </w:rPr>
      </w:pPr>
      <w:r w:rsidDel="00000000" w:rsidR="00000000" w:rsidRPr="00000000">
        <w:rPr>
          <w:rtl w:val="0"/>
        </w:rPr>
      </w:r>
    </w:p>
    <w:p w:rsidR="00000000" w:rsidDel="00000000" w:rsidP="00000000" w:rsidRDefault="00000000" w:rsidRPr="00000000" w14:paraId="00000205">
      <w:pPr>
        <w:pageBreakBefore w:val="0"/>
        <w:rPr>
          <w:b w:val="1"/>
          <w:i w:val="1"/>
        </w:rPr>
      </w:pPr>
      <w:r w:rsidDel="00000000" w:rsidR="00000000" w:rsidRPr="00000000">
        <w:rPr>
          <w:rtl w:val="0"/>
        </w:rPr>
      </w:r>
    </w:p>
    <w:p w:rsidR="00000000" w:rsidDel="00000000" w:rsidP="00000000" w:rsidRDefault="00000000" w:rsidRPr="00000000" w14:paraId="00000206">
      <w:pPr>
        <w:pStyle w:val="Heading3"/>
        <w:pageBreakBefore w:val="0"/>
        <w:widowControl w:val="0"/>
        <w:spacing w:after="160" w:lineRule="auto"/>
        <w:rPr>
          <w:b w:val="1"/>
        </w:rPr>
      </w:pPr>
      <w:bookmarkStart w:colFirst="0" w:colLast="0" w:name="_ixweaqabryd5" w:id="46"/>
      <w:bookmarkEnd w:id="46"/>
      <w:r w:rsidDel="00000000" w:rsidR="00000000" w:rsidRPr="00000000">
        <w:rPr>
          <w:b w:val="1"/>
          <w:rtl w:val="0"/>
        </w:rPr>
        <w:t xml:space="preserve">Current and Recommended Target State</w:t>
      </w:r>
    </w:p>
    <w:p w:rsidR="00000000" w:rsidDel="00000000" w:rsidP="00000000" w:rsidRDefault="00000000" w:rsidRPr="00000000" w14:paraId="00000207">
      <w:pPr>
        <w:pageBreakBefore w:val="0"/>
        <w:rPr/>
      </w:pPr>
      <w:r w:rsidDel="00000000" w:rsidR="00000000" w:rsidRPr="00000000">
        <w:rPr/>
        <w:drawing>
          <wp:inline distB="19050" distT="19050" distL="19050" distR="19050">
            <wp:extent cx="5200650" cy="4072887"/>
            <wp:effectExtent b="0" l="0" r="0" t="0"/>
            <wp:docPr descr="Chart" id="7" name="image6.png"/>
            <a:graphic>
              <a:graphicData uri="http://schemas.openxmlformats.org/drawingml/2006/picture">
                <pic:pic>
                  <pic:nvPicPr>
                    <pic:cNvPr descr="Chart" id="0" name="image6.png"/>
                    <pic:cNvPicPr preferRelativeResize="0"/>
                  </pic:nvPicPr>
                  <pic:blipFill>
                    <a:blip r:embed="rId24"/>
                    <a:srcRect b="0" l="0" r="0" t="0"/>
                    <a:stretch>
                      <a:fillRect/>
                    </a:stretch>
                  </pic:blipFill>
                  <pic:spPr>
                    <a:xfrm>
                      <a:off x="0" y="0"/>
                      <a:ext cx="5200650" cy="4072887"/>
                    </a:xfrm>
                    <a:prstGeom prst="rect"/>
                    <a:ln/>
                  </pic:spPr>
                </pic:pic>
              </a:graphicData>
            </a:graphic>
          </wp:inline>
        </w:drawing>
      </w:r>
      <w:r w:rsidDel="00000000" w:rsidR="00000000" w:rsidRPr="00000000">
        <w:rPr>
          <w:rtl w:val="0"/>
        </w:rPr>
      </w:r>
    </w:p>
    <w:p w:rsidR="00000000" w:rsidDel="00000000" w:rsidP="00000000" w:rsidRDefault="00000000" w:rsidRPr="00000000" w14:paraId="00000208">
      <w:pPr>
        <w:pStyle w:val="Heading3"/>
        <w:pageBreakBefore w:val="0"/>
        <w:rPr>
          <w:b w:val="1"/>
        </w:rPr>
      </w:pPr>
      <w:bookmarkStart w:colFirst="0" w:colLast="0" w:name="_nmf14n" w:id="47"/>
      <w:bookmarkEnd w:id="47"/>
      <w:r w:rsidDel="00000000" w:rsidR="00000000" w:rsidRPr="00000000">
        <w:rPr>
          <w:b w:val="1"/>
          <w:rtl w:val="0"/>
        </w:rPr>
        <w:t xml:space="preserve">Recommendations</w:t>
      </w:r>
    </w:p>
    <w:p w:rsidR="00000000" w:rsidDel="00000000" w:rsidP="00000000" w:rsidRDefault="00000000" w:rsidRPr="00000000" w14:paraId="00000209">
      <w:pPr>
        <w:pageBreakBefore w:val="0"/>
        <w:rPr>
          <w:b w:val="1"/>
        </w:rPr>
      </w:pPr>
      <w:r w:rsidDel="00000000" w:rsidR="00000000" w:rsidRPr="00000000">
        <w:rPr>
          <w:b w:val="1"/>
          <w:rtl w:val="0"/>
        </w:rPr>
        <w:t xml:space="preserve">Automate Security Feedbacks &amp; Tooling</w:t>
      </w:r>
    </w:p>
    <w:p w:rsidR="00000000" w:rsidDel="00000000" w:rsidP="00000000" w:rsidRDefault="00000000" w:rsidRPr="00000000" w14:paraId="0000020A">
      <w:pPr>
        <w:pageBreakBefore w:val="0"/>
        <w:numPr>
          <w:ilvl w:val="0"/>
          <w:numId w:val="20"/>
        </w:numPr>
        <w:ind w:left="720" w:hanging="360"/>
        <w:rPr>
          <w:b w:val="1"/>
        </w:rPr>
      </w:pPr>
      <w:r w:rsidDel="00000000" w:rsidR="00000000" w:rsidRPr="00000000">
        <w:rPr>
          <w:b w:val="1"/>
          <w:rtl w:val="0"/>
        </w:rPr>
        <w:t xml:space="preserve">Optimize Security Testing and Tooling </w:t>
      </w:r>
    </w:p>
    <w:p w:rsidR="00000000" w:rsidDel="00000000" w:rsidP="00000000" w:rsidRDefault="00000000" w:rsidRPr="00000000" w14:paraId="0000020B">
      <w:pPr>
        <w:pageBreakBefore w:val="0"/>
        <w:numPr>
          <w:ilvl w:val="1"/>
          <w:numId w:val="20"/>
        </w:numPr>
        <w:ind w:left="1440" w:hanging="360"/>
        <w:rPr/>
      </w:pPr>
      <w:r w:rsidDel="00000000" w:rsidR="00000000" w:rsidRPr="00000000">
        <w:rPr>
          <w:rtl w:val="0"/>
        </w:rPr>
        <w:t xml:space="preserve">Lack of a Secure Pipeline &amp; Automation: Currently Checkmarx is used for SAST. Recommended to enable </w:t>
      </w:r>
      <w:r w:rsidDel="00000000" w:rsidR="00000000" w:rsidRPr="00000000">
        <w:rPr>
          <w:rtl w:val="0"/>
        </w:rPr>
        <w:t xml:space="preserve">Continuous Integration with DAST</w:t>
      </w:r>
      <w:r w:rsidDel="00000000" w:rsidR="00000000" w:rsidRPr="00000000">
        <w:rPr>
          <w:rtl w:val="0"/>
        </w:rPr>
        <w:t xml:space="preserve"> integrated to the pipeline for feedback. Some of the well known DAST tools are; Netsparker, IBM AppScan, Web Inspect.</w:t>
      </w:r>
    </w:p>
    <w:p w:rsidR="00000000" w:rsidDel="00000000" w:rsidP="00000000" w:rsidRDefault="00000000" w:rsidRPr="00000000" w14:paraId="0000020C">
      <w:pPr>
        <w:pageBreakBefore w:val="0"/>
        <w:numPr>
          <w:ilvl w:val="1"/>
          <w:numId w:val="20"/>
        </w:numPr>
        <w:ind w:left="1440" w:hanging="360"/>
        <w:rPr/>
      </w:pPr>
      <w:r w:rsidDel="00000000" w:rsidR="00000000" w:rsidRPr="00000000">
        <w:rPr>
          <w:rtl w:val="0"/>
        </w:rPr>
        <w:t xml:space="preserve">Lack of instance Based Hardening(IaaS): Currently no process exists for hardening(Configuration/OS) when spinning up systems. This can result in a weak configuration that may be vulnerable to attacks. Recommended to do this with IaaS(Terraform, etc)</w:t>
      </w:r>
    </w:p>
    <w:p w:rsidR="00000000" w:rsidDel="00000000" w:rsidP="00000000" w:rsidRDefault="00000000" w:rsidRPr="00000000" w14:paraId="0000020D">
      <w:pPr>
        <w:pageBreakBefore w:val="0"/>
        <w:numPr>
          <w:ilvl w:val="1"/>
          <w:numId w:val="20"/>
        </w:numPr>
        <w:ind w:left="1440" w:hanging="360"/>
        <w:rPr>
          <w:u w:val="none"/>
        </w:rPr>
      </w:pPr>
      <w:r w:rsidDel="00000000" w:rsidR="00000000" w:rsidRPr="00000000">
        <w:rPr>
          <w:rtl w:val="0"/>
        </w:rPr>
        <w:t xml:space="preserve">Lack of Secret Check-In Prevention: Currently there isn’t any process or tool being used to detect secrets being checked in. Recommend to enable security tools e.g., Trufflehog or Talisman in CI/CD pipeline to detect secrets being checked in.</w:t>
      </w:r>
    </w:p>
    <w:p w:rsidR="00000000" w:rsidDel="00000000" w:rsidP="00000000" w:rsidRDefault="00000000" w:rsidRPr="00000000" w14:paraId="0000020E">
      <w:pPr>
        <w:pageBreakBefore w:val="0"/>
        <w:rPr/>
      </w:pPr>
      <w:r w:rsidDel="00000000" w:rsidR="00000000" w:rsidRPr="00000000">
        <w:rPr>
          <w:rtl w:val="0"/>
        </w:rPr>
      </w:r>
    </w:p>
    <w:p w:rsidR="00000000" w:rsidDel="00000000" w:rsidP="00000000" w:rsidRDefault="00000000" w:rsidRPr="00000000" w14:paraId="0000020F">
      <w:pPr>
        <w:pageBreakBefore w:val="0"/>
        <w:rPr/>
      </w:pPr>
      <w:r w:rsidDel="00000000" w:rsidR="00000000" w:rsidRPr="00000000">
        <w:rPr>
          <w:rtl w:val="0"/>
        </w:rPr>
      </w:r>
    </w:p>
    <w:p w:rsidR="00000000" w:rsidDel="00000000" w:rsidP="00000000" w:rsidRDefault="00000000" w:rsidRPr="00000000" w14:paraId="00000210">
      <w:pPr>
        <w:pageBreakBefore w:val="0"/>
        <w:rPr/>
      </w:pPr>
      <w:r w:rsidDel="00000000" w:rsidR="00000000" w:rsidRPr="00000000">
        <w:rPr>
          <w:rtl w:val="0"/>
        </w:rPr>
      </w:r>
    </w:p>
    <w:p w:rsidR="00000000" w:rsidDel="00000000" w:rsidP="00000000" w:rsidRDefault="00000000" w:rsidRPr="00000000" w14:paraId="00000211">
      <w:pPr>
        <w:pageBreakBefore w:val="0"/>
        <w:rPr>
          <w:b w:val="1"/>
        </w:rPr>
      </w:pPr>
      <w:r w:rsidDel="00000000" w:rsidR="00000000" w:rsidRPr="00000000">
        <w:rPr>
          <w:b w:val="1"/>
          <w:rtl w:val="0"/>
        </w:rPr>
        <w:t xml:space="preserve">Automate &amp; Define Processes for Security Practices</w:t>
      </w:r>
    </w:p>
    <w:p w:rsidR="00000000" w:rsidDel="00000000" w:rsidP="00000000" w:rsidRDefault="00000000" w:rsidRPr="00000000" w14:paraId="00000212">
      <w:pPr>
        <w:pageBreakBefore w:val="0"/>
        <w:numPr>
          <w:ilvl w:val="0"/>
          <w:numId w:val="20"/>
        </w:numPr>
        <w:ind w:left="720" w:hanging="360"/>
        <w:rPr>
          <w:b w:val="1"/>
        </w:rPr>
      </w:pPr>
      <w:r w:rsidDel="00000000" w:rsidR="00000000" w:rsidRPr="00000000">
        <w:rPr>
          <w:b w:val="1"/>
          <w:rtl w:val="0"/>
        </w:rPr>
        <w:t xml:space="preserve">Ensure timely or early  implementation of controls through well defined, structured processes &amp; automation</w:t>
      </w:r>
    </w:p>
    <w:p w:rsidR="00000000" w:rsidDel="00000000" w:rsidP="00000000" w:rsidRDefault="00000000" w:rsidRPr="00000000" w14:paraId="00000213">
      <w:pPr>
        <w:pageBreakBefore w:val="0"/>
        <w:numPr>
          <w:ilvl w:val="1"/>
          <w:numId w:val="20"/>
        </w:numPr>
        <w:ind w:left="1440" w:hanging="360"/>
        <w:rPr/>
      </w:pPr>
      <w:r w:rsidDel="00000000" w:rsidR="00000000" w:rsidRPr="00000000">
        <w:rPr>
          <w:rtl w:val="0"/>
        </w:rPr>
        <w:t xml:space="preserve">Manual Updates for OnPrem: Updates to the OnPrem instances are currently manual, are notified over mail and hence could be missed. Tool should be configurable for auto updates or notify users for auto-updates.</w:t>
      </w:r>
    </w:p>
    <w:p w:rsidR="00000000" w:rsidDel="00000000" w:rsidP="00000000" w:rsidRDefault="00000000" w:rsidRPr="00000000" w14:paraId="00000214">
      <w:pPr>
        <w:pageBreakBefore w:val="0"/>
        <w:numPr>
          <w:ilvl w:val="1"/>
          <w:numId w:val="20"/>
        </w:numPr>
        <w:ind w:left="1440" w:hanging="360"/>
        <w:rPr/>
      </w:pPr>
      <w:r w:rsidDel="00000000" w:rsidR="00000000" w:rsidRPr="00000000">
        <w:rPr>
          <w:rtl w:val="0"/>
        </w:rPr>
        <w:t xml:space="preserve">Shift Left with Business/Tech Threat Modellings: Currently logical security issues are not being captured during development. This can lead to business logic flaws in the product. Recommended to carry out Threat Modellings to ensure secure design &amp; application</w:t>
      </w:r>
    </w:p>
    <w:p w:rsidR="00000000" w:rsidDel="00000000" w:rsidP="00000000" w:rsidRDefault="00000000" w:rsidRPr="00000000" w14:paraId="00000215">
      <w:pPr>
        <w:pageBreakBefore w:val="0"/>
        <w:numPr>
          <w:ilvl w:val="1"/>
          <w:numId w:val="20"/>
        </w:numPr>
        <w:ind w:left="1440" w:hanging="360"/>
        <w:rPr>
          <w:u w:val="none"/>
        </w:rPr>
      </w:pPr>
      <w:r w:rsidDel="00000000" w:rsidR="00000000" w:rsidRPr="00000000">
        <w:rPr>
          <w:rtl w:val="0"/>
        </w:rPr>
        <w:t xml:space="preserve">Lack of Security tooling plugin usage : Currently there is no security tool e.g., SAST plugin being used on developer machines, this would delay getting early feedback. Recommend to use SAST plugin on developer machine to scan code change on regular basis before check in.</w:t>
      </w:r>
    </w:p>
    <w:p w:rsidR="00000000" w:rsidDel="00000000" w:rsidP="00000000" w:rsidRDefault="00000000" w:rsidRPr="00000000" w14:paraId="00000216">
      <w:pPr>
        <w:pageBreakBefore w:val="0"/>
        <w:rPr/>
      </w:pPr>
      <w:r w:rsidDel="00000000" w:rsidR="00000000" w:rsidRPr="00000000">
        <w:rPr>
          <w:rtl w:val="0"/>
        </w:rPr>
      </w:r>
    </w:p>
    <w:p w:rsidR="00000000" w:rsidDel="00000000" w:rsidP="00000000" w:rsidRDefault="00000000" w:rsidRPr="00000000" w14:paraId="00000217">
      <w:pPr>
        <w:pageBreakBefore w:val="0"/>
        <w:rPr>
          <w:b w:val="1"/>
        </w:rPr>
      </w:pPr>
      <w:r w:rsidDel="00000000" w:rsidR="00000000" w:rsidRPr="00000000">
        <w:rPr>
          <w:b w:val="1"/>
          <w:rtl w:val="0"/>
        </w:rPr>
        <w:t xml:space="preserve">Ensure Security Best Practices followed</w:t>
      </w:r>
    </w:p>
    <w:p w:rsidR="00000000" w:rsidDel="00000000" w:rsidP="00000000" w:rsidRDefault="00000000" w:rsidRPr="00000000" w14:paraId="00000218">
      <w:pPr>
        <w:pageBreakBefore w:val="0"/>
        <w:numPr>
          <w:ilvl w:val="0"/>
          <w:numId w:val="20"/>
        </w:numPr>
        <w:ind w:left="720" w:hanging="360"/>
        <w:rPr>
          <w:b w:val="1"/>
        </w:rPr>
      </w:pPr>
      <w:r w:rsidDel="00000000" w:rsidR="00000000" w:rsidRPr="00000000">
        <w:rPr>
          <w:b w:val="1"/>
          <w:rtl w:val="0"/>
        </w:rPr>
        <w:t xml:space="preserve">Implement strong input validation across ecosystem</w:t>
      </w:r>
    </w:p>
    <w:p w:rsidR="00000000" w:rsidDel="00000000" w:rsidP="00000000" w:rsidRDefault="00000000" w:rsidRPr="00000000" w14:paraId="00000219">
      <w:pPr>
        <w:pageBreakBefore w:val="0"/>
        <w:numPr>
          <w:ilvl w:val="1"/>
          <w:numId w:val="20"/>
        </w:numPr>
        <w:ind w:left="1440" w:hanging="360"/>
        <w:rPr/>
      </w:pPr>
      <w:r w:rsidDel="00000000" w:rsidR="00000000" w:rsidRPr="00000000">
        <w:rPr>
          <w:rtl w:val="0"/>
        </w:rPr>
        <w:t xml:space="preserve">Lack of Input validation: Currently application does not perform extensive validation against malicious data being passed inside the system which can cause potential damage to the underlying system. Recommended to implement extensive input validation regardless of data coming from users or from other sources.</w:t>
      </w:r>
    </w:p>
    <w:p w:rsidR="00000000" w:rsidDel="00000000" w:rsidP="00000000" w:rsidRDefault="00000000" w:rsidRPr="00000000" w14:paraId="0000021A">
      <w:pPr>
        <w:pageBreakBefore w:val="0"/>
        <w:numPr>
          <w:ilvl w:val="1"/>
          <w:numId w:val="20"/>
        </w:numPr>
        <w:ind w:left="1440" w:hanging="360"/>
        <w:rPr>
          <w:u w:val="none"/>
        </w:rPr>
      </w:pPr>
      <w:r w:rsidDel="00000000" w:rsidR="00000000" w:rsidRPr="00000000">
        <w:rPr>
          <w:rtl w:val="0"/>
        </w:rPr>
        <w:t xml:space="preserve">Usage of Dynamic queries: Currently application uses dynamic queries at some of the instances to perform SQL operation, dynamic queries are susceptible to SQL injection attack which can cause significant impact to business. Recommended to move from dynamic query to Prepared statement or Stored procedure.</w:t>
      </w:r>
    </w:p>
    <w:p w:rsidR="00000000" w:rsidDel="00000000" w:rsidP="00000000" w:rsidRDefault="00000000" w:rsidRPr="00000000" w14:paraId="0000021B">
      <w:pPr>
        <w:pageBreakBefore w:val="0"/>
        <w:numPr>
          <w:ilvl w:val="0"/>
          <w:numId w:val="20"/>
        </w:numPr>
        <w:ind w:left="720" w:hanging="360"/>
        <w:rPr>
          <w:b w:val="1"/>
        </w:rPr>
      </w:pPr>
      <w:r w:rsidDel="00000000" w:rsidR="00000000" w:rsidRPr="00000000">
        <w:rPr>
          <w:b w:val="1"/>
          <w:rtl w:val="0"/>
        </w:rPr>
        <w:t xml:space="preserve">Handle sensitive data securely</w:t>
      </w:r>
    </w:p>
    <w:p w:rsidR="00000000" w:rsidDel="00000000" w:rsidP="00000000" w:rsidRDefault="00000000" w:rsidRPr="00000000" w14:paraId="0000021C">
      <w:pPr>
        <w:pageBreakBefore w:val="0"/>
        <w:numPr>
          <w:ilvl w:val="1"/>
          <w:numId w:val="20"/>
        </w:numPr>
        <w:ind w:left="1440" w:hanging="360"/>
        <w:rPr>
          <w:u w:val="none"/>
        </w:rPr>
      </w:pPr>
      <w:r w:rsidDel="00000000" w:rsidR="00000000" w:rsidRPr="00000000">
        <w:rPr>
          <w:rtl w:val="0"/>
        </w:rPr>
        <w:t xml:space="preserve">Lack of exception handling: Currently application does not manage exception handling properly, it uses e.printstacktrace() which could reveal sensitive data. Recommended to implement exception handling properly.</w:t>
      </w:r>
    </w:p>
    <w:p w:rsidR="00000000" w:rsidDel="00000000" w:rsidP="00000000" w:rsidRDefault="00000000" w:rsidRPr="00000000" w14:paraId="0000021D">
      <w:pPr>
        <w:pageBreakBefore w:val="0"/>
        <w:numPr>
          <w:ilvl w:val="1"/>
          <w:numId w:val="20"/>
        </w:numPr>
        <w:ind w:left="1440" w:hanging="360"/>
        <w:rPr>
          <w:u w:val="none"/>
        </w:rPr>
      </w:pPr>
      <w:r w:rsidDel="00000000" w:rsidR="00000000" w:rsidRPr="00000000">
        <w:rPr>
          <w:rtl w:val="0"/>
        </w:rPr>
        <w:t xml:space="preserve">Application prints sensitive data such as Keystore keys in console which leads to Information disclosure attack, attacker may use leak information to further target system or asset. Recommended not to print sensitive data.</w:t>
      </w:r>
    </w:p>
    <w:p w:rsidR="00000000" w:rsidDel="00000000" w:rsidP="00000000" w:rsidRDefault="00000000" w:rsidRPr="00000000" w14:paraId="0000021E">
      <w:pPr>
        <w:pageBreakBefore w:val="0"/>
        <w:numPr>
          <w:ilvl w:val="0"/>
          <w:numId w:val="20"/>
        </w:numPr>
        <w:ind w:left="720" w:hanging="360"/>
        <w:rPr>
          <w:b w:val="1"/>
        </w:rPr>
      </w:pPr>
      <w:r w:rsidDel="00000000" w:rsidR="00000000" w:rsidRPr="00000000">
        <w:rPr>
          <w:b w:val="1"/>
          <w:rtl w:val="0"/>
        </w:rPr>
        <w:t xml:space="preserve">Handle User/Application credentials securely </w:t>
      </w:r>
    </w:p>
    <w:p w:rsidR="00000000" w:rsidDel="00000000" w:rsidP="00000000" w:rsidRDefault="00000000" w:rsidRPr="00000000" w14:paraId="0000021F">
      <w:pPr>
        <w:pageBreakBefore w:val="0"/>
        <w:numPr>
          <w:ilvl w:val="1"/>
          <w:numId w:val="20"/>
        </w:numPr>
        <w:ind w:left="1440" w:hanging="360"/>
        <w:rPr/>
      </w:pPr>
      <w:r w:rsidDel="00000000" w:rsidR="00000000" w:rsidRPr="00000000">
        <w:rPr>
          <w:rtl w:val="0"/>
        </w:rPr>
        <w:t xml:space="preserve">Lack of credential management: Currently in most of the places applications have hardcoded the connection strings, keystore password which could cause significant damage to the underlying system or environment. Recommended to securely store connecting string e.g., inside vaults.</w:t>
      </w:r>
    </w:p>
    <w:p w:rsidR="00000000" w:rsidDel="00000000" w:rsidP="00000000" w:rsidRDefault="00000000" w:rsidRPr="00000000" w14:paraId="00000220">
      <w:pPr>
        <w:pageBreakBefore w:val="0"/>
        <w:numPr>
          <w:ilvl w:val="0"/>
          <w:numId w:val="20"/>
        </w:numPr>
        <w:ind w:left="720" w:hanging="360"/>
        <w:rPr>
          <w:b w:val="1"/>
        </w:rPr>
      </w:pPr>
      <w:r w:rsidDel="00000000" w:rsidR="00000000" w:rsidRPr="00000000">
        <w:rPr>
          <w:b w:val="1"/>
          <w:rtl w:val="0"/>
        </w:rPr>
        <w:t xml:space="preserve">Implement session management properly</w:t>
      </w:r>
    </w:p>
    <w:p w:rsidR="00000000" w:rsidDel="00000000" w:rsidP="00000000" w:rsidRDefault="00000000" w:rsidRPr="00000000" w14:paraId="00000221">
      <w:pPr>
        <w:pageBreakBefore w:val="0"/>
        <w:numPr>
          <w:ilvl w:val="1"/>
          <w:numId w:val="20"/>
        </w:numPr>
        <w:ind w:left="1440" w:hanging="360"/>
        <w:rPr>
          <w:u w:val="none"/>
        </w:rPr>
      </w:pPr>
      <w:r w:rsidDel="00000000" w:rsidR="00000000" w:rsidRPr="00000000">
        <w:rPr>
          <w:rtl w:val="0"/>
        </w:rPr>
        <w:t xml:space="preserve">Lack of session expiration: Currently application does not manage session expiration between client and server, particularly session expires automatically; session still exists on the server side which allows the user/attacker to forcefully browse application and access resources. Recommended implementing session expiration extensively on client as well as on server side for various different events/actions.</w:t>
      </w:r>
    </w:p>
    <w:p w:rsidR="00000000" w:rsidDel="00000000" w:rsidP="00000000" w:rsidRDefault="00000000" w:rsidRPr="00000000" w14:paraId="00000222">
      <w:pPr>
        <w:pageBreakBefore w:val="0"/>
        <w:numPr>
          <w:ilvl w:val="1"/>
          <w:numId w:val="20"/>
        </w:numPr>
        <w:ind w:left="1440" w:hanging="360"/>
        <w:rPr>
          <w:u w:val="none"/>
        </w:rPr>
      </w:pPr>
      <w:r w:rsidDel="00000000" w:rsidR="00000000" w:rsidRPr="00000000">
        <w:rPr>
          <w:rtl w:val="0"/>
        </w:rPr>
        <w:t xml:space="preserve">Concurrent sessions allowed: Applications allow concurrent sessions which could create significant security impact, it would make application impossible to guess who is legitimate user and who is malicious. Recommended disabling concurrent session unless and until there is strong business requirement.</w:t>
      </w:r>
    </w:p>
    <w:p w:rsidR="00000000" w:rsidDel="00000000" w:rsidP="00000000" w:rsidRDefault="00000000" w:rsidRPr="00000000" w14:paraId="00000223">
      <w:pPr>
        <w:pageBreakBefore w:val="0"/>
        <w:numPr>
          <w:ilvl w:val="0"/>
          <w:numId w:val="20"/>
        </w:numPr>
        <w:ind w:left="720" w:hanging="360"/>
        <w:rPr>
          <w:b w:val="1"/>
        </w:rPr>
      </w:pPr>
      <w:r w:rsidDel="00000000" w:rsidR="00000000" w:rsidRPr="00000000">
        <w:rPr>
          <w:b w:val="1"/>
          <w:rtl w:val="0"/>
        </w:rPr>
        <w:t xml:space="preserve">Implement Secure file uploads</w:t>
      </w:r>
    </w:p>
    <w:p w:rsidR="00000000" w:rsidDel="00000000" w:rsidP="00000000" w:rsidRDefault="00000000" w:rsidRPr="00000000" w14:paraId="00000224">
      <w:pPr>
        <w:pageBreakBefore w:val="0"/>
        <w:numPr>
          <w:ilvl w:val="1"/>
          <w:numId w:val="20"/>
        </w:numPr>
        <w:ind w:left="1440" w:hanging="360"/>
        <w:rPr>
          <w:u w:val="none"/>
        </w:rPr>
      </w:pPr>
      <w:r w:rsidDel="00000000" w:rsidR="00000000" w:rsidRPr="00000000">
        <w:rPr>
          <w:rtl w:val="0"/>
        </w:rPr>
        <w:t xml:space="preserve">Lack of file validation: Currently application does not perform any validation against file, it increases possibility of malicious file being uploaded which can harm the underlying system/environment. Recommended to implement extensive file validation such as; Extension validation, File content validation, AV scan.</w:t>
      </w:r>
    </w:p>
    <w:p w:rsidR="00000000" w:rsidDel="00000000" w:rsidP="00000000" w:rsidRDefault="00000000" w:rsidRPr="00000000" w14:paraId="00000225">
      <w:pPr>
        <w:pageBreakBefore w:val="0"/>
        <w:numPr>
          <w:ilvl w:val="0"/>
          <w:numId w:val="20"/>
        </w:numPr>
        <w:ind w:left="720" w:hanging="360"/>
        <w:rPr>
          <w:b w:val="1"/>
        </w:rPr>
      </w:pPr>
      <w:r w:rsidDel="00000000" w:rsidR="00000000" w:rsidRPr="00000000">
        <w:rPr>
          <w:b w:val="1"/>
          <w:rtl w:val="0"/>
        </w:rPr>
        <w:t xml:space="preserve">Implement DOS protection</w:t>
      </w:r>
    </w:p>
    <w:p w:rsidR="00000000" w:rsidDel="00000000" w:rsidP="00000000" w:rsidRDefault="00000000" w:rsidRPr="00000000" w14:paraId="00000226">
      <w:pPr>
        <w:pageBreakBefore w:val="0"/>
        <w:numPr>
          <w:ilvl w:val="1"/>
          <w:numId w:val="20"/>
        </w:numPr>
        <w:ind w:left="1440" w:hanging="360"/>
        <w:rPr>
          <w:u w:val="none"/>
        </w:rPr>
      </w:pPr>
      <w:r w:rsidDel="00000000" w:rsidR="00000000" w:rsidRPr="00000000">
        <w:rPr>
          <w:rtl w:val="0"/>
        </w:rPr>
        <w:t xml:space="preserve">Lack of DOS protection: Currently application does not have any controls to protect against DOS attack being executed. Recommended implementing some controls such as Account locked out and/or delayed in response to protect against DOS.</w:t>
      </w:r>
    </w:p>
    <w:p w:rsidR="00000000" w:rsidDel="00000000" w:rsidP="00000000" w:rsidRDefault="00000000" w:rsidRPr="00000000" w14:paraId="00000227">
      <w:pPr>
        <w:pageBreakBefore w:val="0"/>
        <w:ind w:left="1440" w:firstLine="0"/>
        <w:rPr/>
      </w:pPr>
      <w:r w:rsidDel="00000000" w:rsidR="00000000" w:rsidRPr="00000000">
        <w:rPr>
          <w:rtl w:val="0"/>
        </w:rPr>
      </w:r>
    </w:p>
    <w:p w:rsidR="00000000" w:rsidDel="00000000" w:rsidP="00000000" w:rsidRDefault="00000000" w:rsidRPr="00000000" w14:paraId="00000228">
      <w:pPr>
        <w:pageBreakBefore w:val="0"/>
        <w:rPr>
          <w:b w:val="1"/>
        </w:rPr>
      </w:pPr>
      <w:r w:rsidDel="00000000" w:rsidR="00000000" w:rsidRPr="00000000">
        <w:rPr>
          <w:b w:val="1"/>
          <w:rtl w:val="0"/>
        </w:rPr>
        <w:t xml:space="preserve">Ensure Licence Security and Secure deployment</w:t>
      </w:r>
    </w:p>
    <w:p w:rsidR="00000000" w:rsidDel="00000000" w:rsidP="00000000" w:rsidRDefault="00000000" w:rsidRPr="00000000" w14:paraId="00000229">
      <w:pPr>
        <w:pageBreakBefore w:val="0"/>
        <w:numPr>
          <w:ilvl w:val="0"/>
          <w:numId w:val="13"/>
        </w:numPr>
        <w:ind w:left="720" w:hanging="360"/>
      </w:pPr>
      <w:r w:rsidDel="00000000" w:rsidR="00000000" w:rsidRPr="00000000">
        <w:rPr>
          <w:rtl w:val="0"/>
        </w:rPr>
        <w:t xml:space="preserve">Ensure managing licence securely in host environment</w:t>
      </w:r>
    </w:p>
    <w:p w:rsidR="00000000" w:rsidDel="00000000" w:rsidP="00000000" w:rsidRDefault="00000000" w:rsidRPr="00000000" w14:paraId="0000022A">
      <w:pPr>
        <w:pageBreakBefore w:val="0"/>
        <w:numPr>
          <w:ilvl w:val="1"/>
          <w:numId w:val="13"/>
        </w:numPr>
        <w:ind w:left="1440" w:hanging="360"/>
      </w:pPr>
      <w:r w:rsidDel="00000000" w:rsidR="00000000" w:rsidRPr="00000000">
        <w:rPr>
          <w:rtl w:val="0"/>
        </w:rPr>
        <w:t xml:space="preserve">Lack of security on Licence deployment: Currently licence is not tied to a system/host which allows attackers/clients to have multiple deployments using a single licence. Recommended enable strong licence management, tied licence to system/host HID/hardware-id to avoid being spoofed or misused.</w:t>
      </w:r>
    </w:p>
    <w:p w:rsidR="00000000" w:rsidDel="00000000" w:rsidP="00000000" w:rsidRDefault="00000000" w:rsidRPr="00000000" w14:paraId="0000022B">
      <w:pPr>
        <w:pageBreakBefore w:val="0"/>
        <w:rPr/>
      </w:pPr>
      <w:r w:rsidDel="00000000" w:rsidR="00000000" w:rsidRPr="00000000">
        <w:rPr>
          <w:rtl w:val="0"/>
        </w:rPr>
      </w:r>
    </w:p>
    <w:p w:rsidR="00000000" w:rsidDel="00000000" w:rsidP="00000000" w:rsidRDefault="00000000" w:rsidRPr="00000000" w14:paraId="0000022C">
      <w:pPr>
        <w:pageBreakBefore w:val="0"/>
        <w:numPr>
          <w:ilvl w:val="0"/>
          <w:numId w:val="13"/>
        </w:numPr>
        <w:ind w:left="720" w:hanging="360"/>
      </w:pPr>
      <w:r w:rsidDel="00000000" w:rsidR="00000000" w:rsidRPr="00000000">
        <w:rPr>
          <w:rtl w:val="0"/>
        </w:rPr>
        <w:t xml:space="preserve">Implement binary protection(code signing) on the builds/architects that gets deployed in production</w:t>
      </w:r>
    </w:p>
    <w:p w:rsidR="00000000" w:rsidDel="00000000" w:rsidP="00000000" w:rsidRDefault="00000000" w:rsidRPr="00000000" w14:paraId="0000022D">
      <w:pPr>
        <w:pageBreakBefore w:val="0"/>
        <w:numPr>
          <w:ilvl w:val="1"/>
          <w:numId w:val="13"/>
        </w:numPr>
        <w:ind w:left="1440" w:hanging="360"/>
      </w:pPr>
      <w:r w:rsidDel="00000000" w:rsidR="00000000" w:rsidRPr="00000000">
        <w:rPr>
          <w:rtl w:val="0"/>
        </w:rPr>
        <w:t xml:space="preserve">Lack of binary protection: Currently application does not perform code signing while deploying applications on client side which allow attackers to modify business logics and few others. Recommended implementing code signing and managing signing key securely.</w:t>
      </w:r>
    </w:p>
    <w:p w:rsidR="00000000" w:rsidDel="00000000" w:rsidP="00000000" w:rsidRDefault="00000000" w:rsidRPr="00000000" w14:paraId="0000022E">
      <w:pPr>
        <w:pageBreakBefore w:val="0"/>
        <w:ind w:left="720" w:firstLine="0"/>
        <w:rPr/>
      </w:pPr>
      <w:r w:rsidDel="00000000" w:rsidR="00000000" w:rsidRPr="00000000">
        <w:rPr>
          <w:rtl w:val="0"/>
        </w:rPr>
      </w:r>
    </w:p>
    <w:p w:rsidR="00000000" w:rsidDel="00000000" w:rsidP="00000000" w:rsidRDefault="00000000" w:rsidRPr="00000000" w14:paraId="0000022F">
      <w:pPr>
        <w:pageBreakBefore w:val="0"/>
        <w:rPr>
          <w:b w:val="1"/>
        </w:rPr>
      </w:pPr>
      <w:r w:rsidDel="00000000" w:rsidR="00000000" w:rsidRPr="00000000">
        <w:rPr>
          <w:b w:val="1"/>
          <w:rtl w:val="0"/>
        </w:rPr>
        <w:t xml:space="preserve">Implement </w:t>
      </w:r>
      <w:r w:rsidDel="00000000" w:rsidR="00000000" w:rsidRPr="00000000">
        <w:rPr>
          <w:b w:val="1"/>
          <w:rtl w:val="0"/>
        </w:rPr>
        <w:t xml:space="preserve">Secur</w:t>
      </w:r>
      <w:r w:rsidDel="00000000" w:rsidR="00000000" w:rsidRPr="00000000">
        <w:rPr>
          <w:b w:val="1"/>
          <w:rtl w:val="0"/>
        </w:rPr>
        <w:t xml:space="preserve">ity By Default</w:t>
      </w:r>
    </w:p>
    <w:p w:rsidR="00000000" w:rsidDel="00000000" w:rsidP="00000000" w:rsidRDefault="00000000" w:rsidRPr="00000000" w14:paraId="00000230">
      <w:pPr>
        <w:pageBreakBefore w:val="0"/>
        <w:numPr>
          <w:ilvl w:val="0"/>
          <w:numId w:val="13"/>
        </w:numPr>
        <w:ind w:left="720" w:hanging="360"/>
        <w:rPr>
          <w:b w:val="1"/>
        </w:rPr>
      </w:pPr>
      <w:r w:rsidDel="00000000" w:rsidR="00000000" w:rsidRPr="00000000">
        <w:rPr>
          <w:b w:val="1"/>
          <w:rtl w:val="0"/>
        </w:rPr>
        <w:t xml:space="preserve">Implement data in motion security across application ecosystem</w:t>
      </w:r>
    </w:p>
    <w:p w:rsidR="00000000" w:rsidDel="00000000" w:rsidP="00000000" w:rsidRDefault="00000000" w:rsidRPr="00000000" w14:paraId="00000231">
      <w:pPr>
        <w:pageBreakBefore w:val="0"/>
        <w:numPr>
          <w:ilvl w:val="1"/>
          <w:numId w:val="13"/>
        </w:numPr>
        <w:ind w:left="1440" w:hanging="360"/>
        <w:rPr>
          <w:i w:val="1"/>
        </w:rPr>
      </w:pPr>
      <w:r w:rsidDel="00000000" w:rsidR="00000000" w:rsidRPr="00000000">
        <w:rPr>
          <w:rtl w:val="0"/>
        </w:rPr>
        <w:t xml:space="preserve">Lack of in motion security: Currently application does not enforce TLS while transferring data back and forth between various applications/integrations. Recommended enable TLS across all the communications.</w:t>
      </w:r>
    </w:p>
    <w:p w:rsidR="00000000" w:rsidDel="00000000" w:rsidP="00000000" w:rsidRDefault="00000000" w:rsidRPr="00000000" w14:paraId="00000232">
      <w:pPr>
        <w:pageBreakBefore w:val="0"/>
        <w:numPr>
          <w:ilvl w:val="1"/>
          <w:numId w:val="13"/>
        </w:numPr>
        <w:ind w:left="1440" w:hanging="360"/>
        <w:rPr>
          <w:u w:val="none"/>
        </w:rPr>
      </w:pPr>
      <w:r w:rsidDel="00000000" w:rsidR="00000000" w:rsidRPr="00000000">
        <w:rPr>
          <w:rtl w:val="0"/>
        </w:rPr>
        <w:t xml:space="preserve">Lack of Certificate verification: Even though an application does support TLS but it does not enforce verification to determine certificate is valid CA issued or Self signed certificate.</w:t>
      </w:r>
    </w:p>
    <w:p w:rsidR="00000000" w:rsidDel="00000000" w:rsidP="00000000" w:rsidRDefault="00000000" w:rsidRPr="00000000" w14:paraId="00000233">
      <w:pPr>
        <w:pageBreakBefore w:val="0"/>
        <w:numPr>
          <w:ilvl w:val="1"/>
          <w:numId w:val="13"/>
        </w:numPr>
        <w:ind w:left="1440" w:hanging="360"/>
        <w:rPr>
          <w:u w:val="none"/>
        </w:rPr>
      </w:pPr>
      <w:r w:rsidDel="00000000" w:rsidR="00000000" w:rsidRPr="00000000">
        <w:rPr>
          <w:rtl w:val="0"/>
        </w:rPr>
        <w:t xml:space="preserve">Insecure database communication: Currently application interacts with database over unencrypted channel. Recommended enable TLS on database communication.</w:t>
      </w:r>
    </w:p>
    <w:p w:rsidR="00000000" w:rsidDel="00000000" w:rsidP="00000000" w:rsidRDefault="00000000" w:rsidRPr="00000000" w14:paraId="00000234">
      <w:pPr>
        <w:pageBreakBefore w:val="0"/>
        <w:numPr>
          <w:ilvl w:val="1"/>
          <w:numId w:val="13"/>
        </w:numPr>
        <w:ind w:left="1440" w:hanging="360"/>
        <w:rPr>
          <w:u w:val="none"/>
        </w:rPr>
      </w:pPr>
      <w:r w:rsidDel="00000000" w:rsidR="00000000" w:rsidRPr="00000000">
        <w:rPr>
          <w:rtl w:val="0"/>
        </w:rPr>
        <w:t xml:space="preserve">Insecure database authentication: Currently application uses SQL authentication to authenticate database. Recommended utilizing windows authentication or Principle identity</w:t>
      </w:r>
    </w:p>
    <w:p w:rsidR="00000000" w:rsidDel="00000000" w:rsidP="00000000" w:rsidRDefault="00000000" w:rsidRPr="00000000" w14:paraId="00000235">
      <w:pPr>
        <w:pageBreakBefore w:val="0"/>
        <w:numPr>
          <w:ilvl w:val="0"/>
          <w:numId w:val="13"/>
        </w:numPr>
        <w:ind w:left="720" w:hanging="360"/>
        <w:rPr>
          <w:b w:val="1"/>
        </w:rPr>
      </w:pPr>
      <w:r w:rsidDel="00000000" w:rsidR="00000000" w:rsidRPr="00000000">
        <w:rPr>
          <w:b w:val="1"/>
          <w:rtl w:val="0"/>
        </w:rPr>
        <w:t xml:space="preserve">Implement data at-rest security to protect sensitive data</w:t>
      </w:r>
    </w:p>
    <w:p w:rsidR="00000000" w:rsidDel="00000000" w:rsidP="00000000" w:rsidRDefault="00000000" w:rsidRPr="00000000" w14:paraId="00000236">
      <w:pPr>
        <w:pageBreakBefore w:val="0"/>
        <w:numPr>
          <w:ilvl w:val="1"/>
          <w:numId w:val="13"/>
        </w:numPr>
        <w:ind w:left="1440" w:hanging="360"/>
        <w:rPr>
          <w:u w:val="none"/>
        </w:rPr>
      </w:pPr>
      <w:r w:rsidDel="00000000" w:rsidR="00000000" w:rsidRPr="00000000">
        <w:rPr>
          <w:rtl w:val="0"/>
        </w:rPr>
        <w:t xml:space="preserve">Lack of data at rest security: Currently application does not have any mechanism to protect sensitive data that resides inside the database. Recommended implementing column level or message level encryption on data at rest.</w:t>
      </w:r>
    </w:p>
    <w:p w:rsidR="00000000" w:rsidDel="00000000" w:rsidP="00000000" w:rsidRDefault="00000000" w:rsidRPr="00000000" w14:paraId="00000237">
      <w:pPr>
        <w:pageBreakBefore w:val="0"/>
        <w:numPr>
          <w:ilvl w:val="1"/>
          <w:numId w:val="13"/>
        </w:numPr>
        <w:ind w:left="1440" w:hanging="360"/>
        <w:rPr>
          <w:u w:val="none"/>
        </w:rPr>
      </w:pPr>
      <w:r w:rsidDel="00000000" w:rsidR="00000000" w:rsidRPr="00000000">
        <w:rPr>
          <w:rtl w:val="0"/>
        </w:rPr>
        <w:t xml:space="preserve">Lack of audit data protection: Currently application stored audit information in plain text format inside the data without any further protection. Recommended implementing column level or message level encryption on data at rest.</w:t>
      </w:r>
    </w:p>
    <w:p w:rsidR="00000000" w:rsidDel="00000000" w:rsidP="00000000" w:rsidRDefault="00000000" w:rsidRPr="00000000" w14:paraId="00000238">
      <w:pPr>
        <w:pageBreakBefore w:val="0"/>
        <w:rPr>
          <w:b w:val="1"/>
        </w:rPr>
      </w:pPr>
      <w:r w:rsidDel="00000000" w:rsidR="00000000" w:rsidRPr="00000000">
        <w:rPr>
          <w:b w:val="1"/>
          <w:rtl w:val="0"/>
        </w:rPr>
        <w:t xml:space="preserve">Automate Secure Management of Critical data</w:t>
      </w:r>
    </w:p>
    <w:p w:rsidR="00000000" w:rsidDel="00000000" w:rsidP="00000000" w:rsidRDefault="00000000" w:rsidRPr="00000000" w14:paraId="00000239">
      <w:pPr>
        <w:pageBreakBefore w:val="0"/>
        <w:numPr>
          <w:ilvl w:val="0"/>
          <w:numId w:val="20"/>
        </w:numPr>
        <w:ind w:left="720" w:hanging="360"/>
        <w:rPr>
          <w:b w:val="1"/>
        </w:rPr>
      </w:pPr>
      <w:r w:rsidDel="00000000" w:rsidR="00000000" w:rsidRPr="00000000">
        <w:rPr>
          <w:b w:val="1"/>
          <w:rtl w:val="0"/>
        </w:rPr>
        <w:t xml:space="preserve">Implement/Enable Secret/Key Management Across the application ecosystem</w:t>
      </w:r>
    </w:p>
    <w:p w:rsidR="00000000" w:rsidDel="00000000" w:rsidP="00000000" w:rsidRDefault="00000000" w:rsidRPr="00000000" w14:paraId="0000023A">
      <w:pPr>
        <w:pageBreakBefore w:val="0"/>
        <w:numPr>
          <w:ilvl w:val="1"/>
          <w:numId w:val="20"/>
        </w:numPr>
        <w:ind w:left="1440" w:hanging="360"/>
        <w:rPr/>
      </w:pPr>
      <w:r w:rsidDel="00000000" w:rsidR="00000000" w:rsidRPr="00000000">
        <w:rPr>
          <w:rtl w:val="0"/>
        </w:rPr>
        <w:t xml:space="preserve">Lack of secret management: Currently application secrets are stored in code or configuration files or kubernetes or environment variables.  Recommended to use a secrets vault for all such secrets</w:t>
      </w:r>
    </w:p>
    <w:p w:rsidR="00000000" w:rsidDel="00000000" w:rsidP="00000000" w:rsidRDefault="00000000" w:rsidRPr="00000000" w14:paraId="0000023B">
      <w:pPr>
        <w:pageBreakBefore w:val="0"/>
        <w:numPr>
          <w:ilvl w:val="1"/>
          <w:numId w:val="20"/>
        </w:numPr>
        <w:ind w:left="1440" w:hanging="360"/>
        <w:rPr/>
      </w:pPr>
      <w:r w:rsidDel="00000000" w:rsidR="00000000" w:rsidRPr="00000000">
        <w:rPr>
          <w:rtl w:val="0"/>
        </w:rPr>
        <w:t xml:space="preserve">Lack of Secret Check-in prevention: With the above missing it increases the chances of developers checking in secrets into the code.</w:t>
      </w:r>
    </w:p>
    <w:p w:rsidR="00000000" w:rsidDel="00000000" w:rsidP="00000000" w:rsidRDefault="00000000" w:rsidRPr="00000000" w14:paraId="0000023C">
      <w:pPr>
        <w:pageBreakBefore w:val="0"/>
        <w:numPr>
          <w:ilvl w:val="1"/>
          <w:numId w:val="20"/>
        </w:numPr>
        <w:ind w:left="1440" w:hanging="360"/>
        <w:rPr/>
      </w:pPr>
      <w:r w:rsidDel="00000000" w:rsidR="00000000" w:rsidRPr="00000000">
        <w:rPr>
          <w:rtl w:val="0"/>
        </w:rPr>
        <w:t xml:space="preserve">Impact:Having secrets or keys in the code base can allow anyone having access to the codebase can misuse this data other systems </w:t>
      </w:r>
      <w:r w:rsidDel="00000000" w:rsidR="00000000" w:rsidRPr="00000000">
        <w:rPr>
          <w:rtl w:val="0"/>
        </w:rPr>
      </w:r>
    </w:p>
    <w:p w:rsidR="00000000" w:rsidDel="00000000" w:rsidP="00000000" w:rsidRDefault="00000000" w:rsidRPr="00000000" w14:paraId="0000023D">
      <w:pPr>
        <w:pageBreakBefore w:val="0"/>
        <w:rPr/>
      </w:pPr>
      <w:r w:rsidDel="00000000" w:rsidR="00000000" w:rsidRPr="00000000">
        <w:rPr>
          <w:rtl w:val="0"/>
        </w:rPr>
      </w:r>
    </w:p>
    <w:p w:rsidR="00000000" w:rsidDel="00000000" w:rsidP="00000000" w:rsidRDefault="00000000" w:rsidRPr="00000000" w14:paraId="0000023E">
      <w:pPr>
        <w:pageBreakBefore w:val="0"/>
        <w:rPr>
          <w:b w:val="1"/>
        </w:rPr>
      </w:pPr>
      <w:r w:rsidDel="00000000" w:rsidR="00000000" w:rsidRPr="00000000">
        <w:rPr>
          <w:b w:val="1"/>
          <w:rtl w:val="0"/>
        </w:rPr>
        <w:t xml:space="preserve">Enhance existing tech stack to secure versions</w:t>
      </w:r>
    </w:p>
    <w:p w:rsidR="00000000" w:rsidDel="00000000" w:rsidP="00000000" w:rsidRDefault="00000000" w:rsidRPr="00000000" w14:paraId="0000023F">
      <w:pPr>
        <w:pageBreakBefore w:val="0"/>
        <w:numPr>
          <w:ilvl w:val="0"/>
          <w:numId w:val="20"/>
        </w:numPr>
        <w:ind w:left="720" w:hanging="360"/>
        <w:rPr>
          <w:b w:val="1"/>
        </w:rPr>
      </w:pPr>
      <w:r w:rsidDel="00000000" w:rsidR="00000000" w:rsidRPr="00000000">
        <w:rPr>
          <w:b w:val="1"/>
          <w:rtl w:val="0"/>
        </w:rPr>
        <w:t xml:space="preserve">Ensure TechStack is Updated and latest possible</w:t>
      </w:r>
    </w:p>
    <w:p w:rsidR="00000000" w:rsidDel="00000000" w:rsidP="00000000" w:rsidRDefault="00000000" w:rsidRPr="00000000" w14:paraId="00000240">
      <w:pPr>
        <w:pageBreakBefore w:val="0"/>
        <w:numPr>
          <w:ilvl w:val="1"/>
          <w:numId w:val="20"/>
        </w:numPr>
        <w:ind w:left="1440" w:hanging="360"/>
        <w:rPr/>
      </w:pPr>
      <w:r w:rsidDel="00000000" w:rsidR="00000000" w:rsidRPr="00000000">
        <w:rPr>
          <w:rtl w:val="0"/>
        </w:rPr>
        <w:t xml:space="preserve">Risk from older tech stack in use(Anguler): Currently older tech stack is in use. This can result in the system being vulnerable to many known vulnerabilities affecting these older versions. Recommended to upgrade the tech stack and bring up to the latest supported versions.</w:t>
      </w:r>
    </w:p>
    <w:p w:rsidR="00000000" w:rsidDel="00000000" w:rsidP="00000000" w:rsidRDefault="00000000" w:rsidRPr="00000000" w14:paraId="00000241">
      <w:pPr>
        <w:pageBreakBefore w:val="0"/>
        <w:numPr>
          <w:ilvl w:val="1"/>
          <w:numId w:val="20"/>
        </w:numPr>
        <w:ind w:left="1440" w:hanging="360"/>
        <w:rPr>
          <w:u w:val="none"/>
        </w:rPr>
      </w:pPr>
      <w:r w:rsidDel="00000000" w:rsidR="00000000" w:rsidRPr="00000000">
        <w:rPr>
          <w:rtl w:val="0"/>
        </w:rPr>
        <w:t xml:space="preserve">Risk from vulnerable SSH version: Currently application uses vulnerable SSH version i.e., 7.6p1 which has some known vulnerabilities which can be exploited further. Recommended to upgrade SSH version to the latest and secure version.</w:t>
      </w:r>
      <w:r w:rsidDel="00000000" w:rsidR="00000000" w:rsidRPr="00000000">
        <w:rPr>
          <w:rtl w:val="0"/>
        </w:rPr>
      </w:r>
    </w:p>
    <w:p w:rsidR="00000000" w:rsidDel="00000000" w:rsidP="00000000" w:rsidRDefault="00000000" w:rsidRPr="00000000" w14:paraId="00000242">
      <w:pPr>
        <w:pageBreakBefore w:val="0"/>
        <w:rPr/>
      </w:pPr>
      <w:r w:rsidDel="00000000" w:rsidR="00000000" w:rsidRPr="00000000">
        <w:rPr>
          <w:rtl w:val="0"/>
        </w:rPr>
      </w:r>
    </w:p>
    <w:p w:rsidR="00000000" w:rsidDel="00000000" w:rsidP="00000000" w:rsidRDefault="00000000" w:rsidRPr="00000000" w14:paraId="00000243">
      <w:pPr>
        <w:pageBreakBefore w:val="0"/>
        <w:rPr>
          <w:b w:val="1"/>
          <w:sz w:val="20"/>
          <w:szCs w:val="20"/>
          <w:highlight w:val="white"/>
        </w:rPr>
      </w:pPr>
      <w:r w:rsidDel="00000000" w:rsidR="00000000" w:rsidRPr="00000000">
        <w:rPr>
          <w:b w:val="1"/>
          <w:rtl w:val="0"/>
        </w:rPr>
        <w:t xml:space="preserve">Practice Documenting critical processes &amp; Design changes</w:t>
      </w:r>
      <w:r w:rsidDel="00000000" w:rsidR="00000000" w:rsidRPr="00000000">
        <w:rPr>
          <w:rtl w:val="0"/>
        </w:rPr>
      </w:r>
    </w:p>
    <w:p w:rsidR="00000000" w:rsidDel="00000000" w:rsidP="00000000" w:rsidRDefault="00000000" w:rsidRPr="00000000" w14:paraId="00000244">
      <w:pPr>
        <w:pageBreakBefore w:val="0"/>
        <w:numPr>
          <w:ilvl w:val="0"/>
          <w:numId w:val="20"/>
        </w:numPr>
        <w:ind w:left="720" w:hanging="360"/>
        <w:rPr>
          <w:b w:val="1"/>
        </w:rPr>
      </w:pPr>
      <w:r w:rsidDel="00000000" w:rsidR="00000000" w:rsidRPr="00000000">
        <w:rPr>
          <w:b w:val="1"/>
          <w:rtl w:val="0"/>
        </w:rPr>
        <w:t xml:space="preserve">Ensure Processes are Documented &amp; versioned</w:t>
      </w:r>
      <w:r w:rsidDel="00000000" w:rsidR="00000000" w:rsidRPr="00000000">
        <w:rPr>
          <w:rtl w:val="0"/>
        </w:rPr>
      </w:r>
    </w:p>
    <w:p w:rsidR="00000000" w:rsidDel="00000000" w:rsidP="00000000" w:rsidRDefault="00000000" w:rsidRPr="00000000" w14:paraId="00000245">
      <w:pPr>
        <w:pageBreakBefore w:val="0"/>
        <w:numPr>
          <w:ilvl w:val="1"/>
          <w:numId w:val="20"/>
        </w:numPr>
        <w:ind w:left="1440" w:hanging="360"/>
        <w:rPr/>
      </w:pPr>
      <w:r w:rsidDel="00000000" w:rsidR="00000000" w:rsidRPr="00000000">
        <w:rPr>
          <w:rtl w:val="0"/>
        </w:rPr>
        <w:t xml:space="preserve">Updated Architecture: Some components in architecture were not updated at the time of review. Recommended to have an accurate and updated architecture for the team to refer.</w:t>
      </w:r>
    </w:p>
    <w:p w:rsidR="00000000" w:rsidDel="00000000" w:rsidP="00000000" w:rsidRDefault="00000000" w:rsidRPr="00000000" w14:paraId="00000246">
      <w:pPr>
        <w:pageBreakBefore w:val="0"/>
        <w:numPr>
          <w:ilvl w:val="1"/>
          <w:numId w:val="20"/>
        </w:numPr>
        <w:ind w:left="1440" w:hanging="360"/>
        <w:rPr/>
      </w:pPr>
      <w:r w:rsidDel="00000000" w:rsidR="00000000" w:rsidRPr="00000000">
        <w:rPr>
          <w:rtl w:val="0"/>
        </w:rPr>
        <w:t xml:space="preserve">Recommendations for Customer Security such as logging requirements: With the onPrem version, some risks have been transferred to the customer. It is recommended that some crucial areas such as logging be advised in the product documentation.</w:t>
      </w:r>
    </w:p>
    <w:p w:rsidR="00000000" w:rsidDel="00000000" w:rsidP="00000000" w:rsidRDefault="00000000" w:rsidRPr="00000000" w14:paraId="00000247">
      <w:pPr>
        <w:pageBreakBefore w:val="0"/>
        <w:ind w:left="1440" w:firstLine="0"/>
        <w:rPr/>
      </w:pPr>
      <w:r w:rsidDel="00000000" w:rsidR="00000000" w:rsidRPr="00000000">
        <w:rPr>
          <w:rtl w:val="0"/>
        </w:rPr>
      </w:r>
    </w:p>
    <w:p w:rsidR="00000000" w:rsidDel="00000000" w:rsidP="00000000" w:rsidRDefault="00000000" w:rsidRPr="00000000" w14:paraId="00000248">
      <w:pPr>
        <w:pageBreakBefore w:val="0"/>
        <w:rPr>
          <w:b w:val="1"/>
        </w:rPr>
      </w:pPr>
      <w:r w:rsidDel="00000000" w:rsidR="00000000" w:rsidRPr="00000000">
        <w:rPr>
          <w:b w:val="1"/>
          <w:rtl w:val="0"/>
        </w:rPr>
        <w:t xml:space="preserve">Enable </w:t>
      </w:r>
      <w:r w:rsidDel="00000000" w:rsidR="00000000" w:rsidRPr="00000000">
        <w:rPr>
          <w:b w:val="1"/>
          <w:rtl w:val="0"/>
        </w:rPr>
        <w:t xml:space="preserve">Monitoring &amp; Alerting Capabilities:</w:t>
      </w:r>
    </w:p>
    <w:p w:rsidR="00000000" w:rsidDel="00000000" w:rsidP="00000000" w:rsidRDefault="00000000" w:rsidRPr="00000000" w14:paraId="00000249">
      <w:pPr>
        <w:pageBreakBefore w:val="0"/>
        <w:numPr>
          <w:ilvl w:val="0"/>
          <w:numId w:val="20"/>
        </w:numPr>
        <w:ind w:left="720" w:hanging="360"/>
        <w:rPr>
          <w:b w:val="1"/>
        </w:rPr>
      </w:pPr>
      <w:r w:rsidDel="00000000" w:rsidR="00000000" w:rsidRPr="00000000">
        <w:rPr>
          <w:b w:val="1"/>
          <w:rtl w:val="0"/>
        </w:rPr>
        <w:t xml:space="preserve">Ensure alerting has been set for malicious activities</w:t>
      </w:r>
    </w:p>
    <w:p w:rsidR="00000000" w:rsidDel="00000000" w:rsidP="00000000" w:rsidRDefault="00000000" w:rsidRPr="00000000" w14:paraId="0000024A">
      <w:pPr>
        <w:pageBreakBefore w:val="0"/>
        <w:numPr>
          <w:ilvl w:val="1"/>
          <w:numId w:val="20"/>
        </w:numPr>
        <w:ind w:left="1440" w:hanging="360"/>
        <w:rPr>
          <w:b w:val="1"/>
          <w:i w:val="1"/>
          <w:u w:val="none"/>
        </w:rPr>
      </w:pPr>
      <w:r w:rsidDel="00000000" w:rsidR="00000000" w:rsidRPr="00000000">
        <w:rPr>
          <w:rtl w:val="0"/>
        </w:rPr>
        <w:t xml:space="preserve">Lack of alerting and notification: Currently application does not have a mechanism to send automated alerts and notifications upon any suspicious activity. Recommended to set automated alerting and notification.</w:t>
      </w:r>
    </w:p>
    <w:p w:rsidR="00000000" w:rsidDel="00000000" w:rsidP="00000000" w:rsidRDefault="00000000" w:rsidRPr="00000000" w14:paraId="0000024B">
      <w:pPr>
        <w:pageBreakBefore w:val="0"/>
        <w:numPr>
          <w:ilvl w:val="1"/>
          <w:numId w:val="20"/>
        </w:numPr>
        <w:ind w:left="1440" w:hanging="360"/>
        <w:rPr>
          <w:u w:val="none"/>
        </w:rPr>
      </w:pPr>
      <w:r w:rsidDel="00000000" w:rsidR="00000000" w:rsidRPr="00000000">
        <w:rPr>
          <w:rtl w:val="0"/>
        </w:rPr>
        <w:t xml:space="preserve">Lack of monitoring: Currently there is no monitoring enabled into the system which can determine and flag suspicious activities. Recommended to enable monitoring tools.</w:t>
      </w:r>
    </w:p>
    <w:p w:rsidR="00000000" w:rsidDel="00000000" w:rsidP="00000000" w:rsidRDefault="00000000" w:rsidRPr="00000000" w14:paraId="0000024C">
      <w:pPr>
        <w:pageBreakBefore w:val="0"/>
        <w:rPr/>
      </w:pPr>
      <w:r w:rsidDel="00000000" w:rsidR="00000000" w:rsidRPr="00000000">
        <w:rPr>
          <w:rtl w:val="0"/>
        </w:rPr>
      </w:r>
    </w:p>
    <w:p w:rsidR="00000000" w:rsidDel="00000000" w:rsidP="00000000" w:rsidRDefault="00000000" w:rsidRPr="00000000" w14:paraId="0000024D">
      <w:pPr>
        <w:pageBreakBefore w:val="0"/>
        <w:rPr/>
      </w:pPr>
      <w:r w:rsidDel="00000000" w:rsidR="00000000" w:rsidRPr="00000000">
        <w:rPr>
          <w:b w:val="1"/>
          <w:rtl w:val="0"/>
        </w:rPr>
        <w:t xml:space="preserve">Ensure </w:t>
      </w:r>
      <w:r w:rsidDel="00000000" w:rsidR="00000000" w:rsidRPr="00000000">
        <w:rPr>
          <w:b w:val="1"/>
          <w:rtl w:val="0"/>
        </w:rPr>
        <w:t xml:space="preserve">BackUp &amp; Recovery Process defined and documented</w:t>
      </w:r>
      <w:r w:rsidDel="00000000" w:rsidR="00000000" w:rsidRPr="00000000">
        <w:rPr>
          <w:rtl w:val="0"/>
        </w:rPr>
      </w:r>
    </w:p>
    <w:p w:rsidR="00000000" w:rsidDel="00000000" w:rsidP="00000000" w:rsidRDefault="00000000" w:rsidRPr="00000000" w14:paraId="0000024E">
      <w:pPr>
        <w:pageBreakBefore w:val="0"/>
        <w:numPr>
          <w:ilvl w:val="0"/>
          <w:numId w:val="20"/>
        </w:numPr>
        <w:ind w:left="720" w:hanging="360"/>
        <w:rPr>
          <w:b w:val="1"/>
        </w:rPr>
      </w:pPr>
      <w:r w:rsidDel="00000000" w:rsidR="00000000" w:rsidRPr="00000000">
        <w:rPr>
          <w:b w:val="1"/>
          <w:rtl w:val="0"/>
        </w:rPr>
        <w:t xml:space="preserve">Implement  backups and recovery policy</w:t>
      </w:r>
      <w:r w:rsidDel="00000000" w:rsidR="00000000" w:rsidRPr="00000000">
        <w:rPr>
          <w:rtl w:val="0"/>
        </w:rPr>
      </w:r>
    </w:p>
    <w:p w:rsidR="00000000" w:rsidDel="00000000" w:rsidP="00000000" w:rsidRDefault="00000000" w:rsidRPr="00000000" w14:paraId="0000024F">
      <w:pPr>
        <w:pageBreakBefore w:val="0"/>
        <w:numPr>
          <w:ilvl w:val="1"/>
          <w:numId w:val="20"/>
        </w:numPr>
        <w:ind w:left="1440" w:hanging="360"/>
        <w:rPr>
          <w:b w:val="1"/>
          <w:i w:val="1"/>
          <w:u w:val="none"/>
        </w:rPr>
      </w:pPr>
      <w:r w:rsidDel="00000000" w:rsidR="00000000" w:rsidRPr="00000000">
        <w:rPr>
          <w:rtl w:val="0"/>
        </w:rPr>
        <w:t xml:space="preserve">Lack of disaster recovery management: </w:t>
      </w:r>
      <w:r w:rsidDel="00000000" w:rsidR="00000000" w:rsidRPr="00000000">
        <w:rPr>
          <w:rtl w:val="0"/>
        </w:rPr>
        <w:t xml:space="preserve">Currently application does not have any policy that can be enforced during the occurrence of disaster. Recommended defining Disaster Recovery policy, Plan and execution</w:t>
      </w:r>
    </w:p>
    <w:p w:rsidR="00000000" w:rsidDel="00000000" w:rsidP="00000000" w:rsidRDefault="00000000" w:rsidRPr="00000000" w14:paraId="00000250">
      <w:pPr>
        <w:pageBreakBefore w:val="0"/>
        <w:numPr>
          <w:ilvl w:val="1"/>
          <w:numId w:val="20"/>
        </w:numPr>
        <w:ind w:left="1440" w:hanging="360"/>
        <w:rPr>
          <w:u w:val="none"/>
        </w:rPr>
      </w:pPr>
      <w:r w:rsidDel="00000000" w:rsidR="00000000" w:rsidRPr="00000000">
        <w:rPr>
          <w:rtl w:val="0"/>
        </w:rPr>
        <w:t xml:space="preserve">Lack of data backups: Currently application does not have any mechanism nor process to perform regular backups which can be restored in occurrence of disaster/incident. Recommended defining comprehensive backup and recovery process/plan.</w:t>
      </w:r>
    </w:p>
    <w:p w:rsidR="00000000" w:rsidDel="00000000" w:rsidP="00000000" w:rsidRDefault="00000000" w:rsidRPr="00000000" w14:paraId="00000251">
      <w:pPr>
        <w:pageBreakBefore w:val="0"/>
        <w:rPr/>
      </w:pPr>
      <w:r w:rsidDel="00000000" w:rsidR="00000000" w:rsidRPr="00000000">
        <w:rPr>
          <w:rtl w:val="0"/>
        </w:rPr>
      </w:r>
    </w:p>
    <w:p w:rsidR="00000000" w:rsidDel="00000000" w:rsidP="00000000" w:rsidRDefault="00000000" w:rsidRPr="00000000" w14:paraId="00000252">
      <w:pPr>
        <w:pageBreakBefore w:val="0"/>
        <w:rPr>
          <w:b w:val="1"/>
          <w:sz w:val="26"/>
          <w:szCs w:val="26"/>
        </w:rPr>
      </w:pPr>
      <w:r w:rsidDel="00000000" w:rsidR="00000000" w:rsidRPr="00000000">
        <w:rPr>
          <w:b w:val="1"/>
          <w:sz w:val="26"/>
          <w:szCs w:val="26"/>
          <w:rtl w:val="0"/>
        </w:rPr>
        <w:t xml:space="preserve">Future Product Recommendations:</w:t>
      </w:r>
    </w:p>
    <w:p w:rsidR="00000000" w:rsidDel="00000000" w:rsidP="00000000" w:rsidRDefault="00000000" w:rsidRPr="00000000" w14:paraId="00000253">
      <w:pPr>
        <w:pageBreakBefore w:val="0"/>
        <w:numPr>
          <w:ilvl w:val="0"/>
          <w:numId w:val="28"/>
        </w:numPr>
        <w:spacing w:before="320" w:lineRule="auto"/>
        <w:ind w:left="720" w:hanging="360"/>
        <w:rPr/>
      </w:pPr>
      <w:r w:rsidDel="00000000" w:rsidR="00000000" w:rsidRPr="00000000">
        <w:rPr>
          <w:b w:val="1"/>
          <w:rtl w:val="0"/>
        </w:rPr>
        <w:t xml:space="preserve">Revisit Transferred Risks:</w:t>
      </w:r>
      <w:r w:rsidDel="00000000" w:rsidR="00000000" w:rsidRPr="00000000">
        <w:rPr>
          <w:rtl w:val="0"/>
        </w:rPr>
        <w:t xml:space="preserve"> Currently many security risks exist that may compromise customer data. This may need to be revisited from time to time depending on changes in regulatory requirements and new ‘compliant’ customer base for the product.</w:t>
      </w:r>
    </w:p>
    <w:p w:rsidR="00000000" w:rsidDel="00000000" w:rsidP="00000000" w:rsidRDefault="00000000" w:rsidRPr="00000000" w14:paraId="00000254">
      <w:pPr>
        <w:pageBreakBefore w:val="0"/>
        <w:numPr>
          <w:ilvl w:val="0"/>
          <w:numId w:val="28"/>
        </w:numPr>
        <w:ind w:left="720" w:hanging="360"/>
        <w:rPr>
          <w:u w:val="none"/>
        </w:rPr>
      </w:pPr>
      <w:r w:rsidDel="00000000" w:rsidR="00000000" w:rsidRPr="00000000">
        <w:rPr>
          <w:b w:val="1"/>
          <w:rtl w:val="0"/>
        </w:rPr>
        <w:t xml:space="preserve">SSO Integration Support: </w:t>
      </w:r>
      <w:r w:rsidDel="00000000" w:rsidR="00000000" w:rsidRPr="00000000">
        <w:rPr>
          <w:rtl w:val="0"/>
        </w:rPr>
        <w:t xml:space="preserve">&lt;target product&gt; 3.0 supports AD SSO (using JWT token). It is recommended to integrate with other identity providers such as Okta, Imprivata etc. It will help in targeting a wider customers system base.</w:t>
      </w:r>
      <w:r w:rsidDel="00000000" w:rsidR="00000000" w:rsidRPr="00000000">
        <w:rPr>
          <w:rtl w:val="0"/>
        </w:rPr>
      </w:r>
    </w:p>
    <w:p w:rsidR="00000000" w:rsidDel="00000000" w:rsidP="00000000" w:rsidRDefault="00000000" w:rsidRPr="00000000" w14:paraId="00000255">
      <w:pPr>
        <w:pStyle w:val="Heading1"/>
        <w:pageBreakBefore w:val="0"/>
        <w:spacing w:before="320" w:lineRule="auto"/>
        <w:rPr/>
      </w:pPr>
      <w:bookmarkStart w:colFirst="0" w:colLast="0" w:name="_vnzjng30p464" w:id="48"/>
      <w:bookmarkEnd w:id="48"/>
      <w:r w:rsidDel="00000000" w:rsidR="00000000" w:rsidRPr="00000000">
        <w:rPr>
          <w:color w:val="0b5394"/>
          <w:rtl w:val="0"/>
        </w:rPr>
        <w:t xml:space="preserve">Transition Approach</w:t>
      </w:r>
      <w:r w:rsidDel="00000000" w:rsidR="00000000" w:rsidRPr="00000000">
        <w:rPr>
          <w:rtl w:val="0"/>
        </w:rPr>
      </w:r>
    </w:p>
    <w:p w:rsidR="00000000" w:rsidDel="00000000" w:rsidP="00000000" w:rsidRDefault="00000000" w:rsidRPr="00000000" w14:paraId="00000256">
      <w:pPr>
        <w:pStyle w:val="Heading2"/>
        <w:pageBreakBefore w:val="0"/>
        <w:spacing w:before="320" w:lineRule="auto"/>
        <w:rPr/>
      </w:pPr>
      <w:bookmarkStart w:colFirst="0" w:colLast="0" w:name="_dfhf0k2qutj" w:id="49"/>
      <w:bookmarkEnd w:id="49"/>
      <w:r w:rsidDel="00000000" w:rsidR="00000000" w:rsidRPr="00000000">
        <w:rPr>
          <w:rtl w:val="0"/>
        </w:rPr>
        <w:t xml:space="preserve">UI Transition approach</w:t>
      </w:r>
      <w:r w:rsidDel="00000000" w:rsidR="00000000" w:rsidRPr="00000000">
        <w:rPr>
          <w:rtl w:val="0"/>
        </w:rPr>
      </w:r>
    </w:p>
    <w:p w:rsidR="00000000" w:rsidDel="00000000" w:rsidP="00000000" w:rsidRDefault="00000000" w:rsidRPr="00000000" w14:paraId="00000257">
      <w:pPr>
        <w:pStyle w:val="Heading3"/>
        <w:pageBreakBefore w:val="0"/>
        <w:rPr/>
      </w:pPr>
      <w:bookmarkStart w:colFirst="0" w:colLast="0" w:name="_o7zgxuvp6uej" w:id="50"/>
      <w:bookmarkEnd w:id="50"/>
      <w:r w:rsidDel="00000000" w:rsidR="00000000" w:rsidRPr="00000000">
        <w:rPr>
          <w:rtl w:val="0"/>
        </w:rPr>
        <w:t xml:space="preserve">Context</w:t>
      </w:r>
    </w:p>
    <w:p w:rsidR="00000000" w:rsidDel="00000000" w:rsidP="00000000" w:rsidRDefault="00000000" w:rsidRPr="00000000" w14:paraId="00000258">
      <w:pPr>
        <w:pageBreakBefore w:val="0"/>
        <w:rPr/>
      </w:pPr>
      <w:r w:rsidDel="00000000" w:rsidR="00000000" w:rsidRPr="00000000">
        <w:rPr>
          <w:rtl w:val="0"/>
        </w:rPr>
        <w:t xml:space="preserve">Currently the frontend of the application is divided into 2 segments, AngularJS app within the AppSec repository which also uses Java Server Pages to componentize and server side render the pages which then hydrate (read: add dynamic behaviour) on the client, and a ReactJS app within its own repository being used for migration from AngularJS. Current state of the app is that around 2 / 3 rd of the application is written in Angular and only one specific section of the app is written in ReactJS. New features are being added to the UI repository while the AngularJS repository is mostly maintained for bugs etc. Both UI repositories lack unit tests and e2e tests are divided into respective repositories for each UI segment. Migration is currently being done using the Kong API gateway, once a page on AngularJS is migrated, Kong API will redirect any requests to this page to the ReactJS app. </w:t>
      </w:r>
    </w:p>
    <w:p w:rsidR="00000000" w:rsidDel="00000000" w:rsidP="00000000" w:rsidRDefault="00000000" w:rsidRPr="00000000" w14:paraId="00000259">
      <w:pPr>
        <w:pStyle w:val="Heading3"/>
        <w:pageBreakBefore w:val="0"/>
        <w:rPr/>
      </w:pPr>
      <w:bookmarkStart w:colFirst="0" w:colLast="0" w:name="_o7zgxuvp6uej" w:id="50"/>
      <w:bookmarkEnd w:id="50"/>
      <w:r w:rsidDel="00000000" w:rsidR="00000000" w:rsidRPr="00000000">
        <w:rPr>
          <w:rtl w:val="0"/>
        </w:rPr>
        <w:t xml:space="preserve">Approach</w:t>
      </w:r>
    </w:p>
    <w:p w:rsidR="00000000" w:rsidDel="00000000" w:rsidP="00000000" w:rsidRDefault="00000000" w:rsidRPr="00000000" w14:paraId="0000025A">
      <w:pPr>
        <w:pageBreakBefore w:val="0"/>
        <w:rPr/>
      </w:pPr>
      <w:r w:rsidDel="00000000" w:rsidR="00000000" w:rsidRPr="00000000">
        <w:rPr>
          <w:rtl w:val="0"/>
        </w:rPr>
        <w:t xml:space="preserve">Our advice is to continue migrating with the above approach, albeit with some changes. It’s highly recommended that all the unit tests are written before any major migration. Migration can be a focused effort by the team that can run anywhere between a few months to easily a year long operation, therefore we advise that we come up with a migration plan, which prioritizes business critical pages over smaller changes. Over time, the idea is that the Appsec UI becomes obsolete and most critical paths are re-written, feature by feature in ReactJS. Estimation for migration planning could be done using various ways like:</w:t>
      </w:r>
    </w:p>
    <w:p w:rsidR="00000000" w:rsidDel="00000000" w:rsidP="00000000" w:rsidRDefault="00000000" w:rsidRPr="00000000" w14:paraId="0000025B">
      <w:pPr>
        <w:pageBreakBefore w:val="0"/>
        <w:numPr>
          <w:ilvl w:val="0"/>
          <w:numId w:val="26"/>
        </w:numPr>
        <w:spacing w:line="276" w:lineRule="auto"/>
        <w:ind w:left="720" w:hanging="360"/>
        <w:rPr/>
      </w:pPr>
      <w:r w:rsidDel="00000000" w:rsidR="00000000" w:rsidRPr="00000000">
        <w:rPr>
          <w:rtl w:val="0"/>
        </w:rPr>
        <w:t xml:space="preserve">Line count &amp; number of lines a dev pair can write per day (assuming as little time is spent on deciding features as most of the decisions are already made)</w:t>
      </w:r>
    </w:p>
    <w:p w:rsidR="00000000" w:rsidDel="00000000" w:rsidP="00000000" w:rsidRDefault="00000000" w:rsidRPr="00000000" w14:paraId="0000025C">
      <w:pPr>
        <w:pageBreakBefore w:val="0"/>
        <w:numPr>
          <w:ilvl w:val="0"/>
          <w:numId w:val="26"/>
        </w:numPr>
        <w:spacing w:line="276" w:lineRule="auto"/>
        <w:ind w:left="720" w:hanging="360"/>
        <w:rPr/>
      </w:pPr>
      <w:r w:rsidDel="00000000" w:rsidR="00000000" w:rsidRPr="00000000">
        <w:rPr>
          <w:rtl w:val="0"/>
        </w:rPr>
        <w:t xml:space="preserve">Number of years / months the team took to develop the app and then around 1/4th or 2/4th the time as React would be fairly simple and most features and logic is already finalized along with designs etc.</w:t>
      </w:r>
    </w:p>
    <w:p w:rsidR="00000000" w:rsidDel="00000000" w:rsidP="00000000" w:rsidRDefault="00000000" w:rsidRPr="00000000" w14:paraId="0000025D">
      <w:pPr>
        <w:pageBreakBefore w:val="0"/>
        <w:numPr>
          <w:ilvl w:val="0"/>
          <w:numId w:val="26"/>
        </w:numPr>
        <w:spacing w:line="276" w:lineRule="auto"/>
        <w:ind w:left="720" w:hanging="360"/>
        <w:rPr/>
      </w:pPr>
      <w:r w:rsidDel="00000000" w:rsidR="00000000" w:rsidRPr="00000000">
        <w:rPr>
          <w:rtl w:val="0"/>
        </w:rPr>
        <w:t xml:space="preserve">Last and most difficult way to estimate would be to come up with a backlog of all the features and requirements and estimate manually, this is time consuming but would be the most accurate way of doing it. (some have taken 2 weeks to estimate for example)</w:t>
      </w:r>
    </w:p>
    <w:p w:rsidR="00000000" w:rsidDel="00000000" w:rsidP="00000000" w:rsidRDefault="00000000" w:rsidRPr="00000000" w14:paraId="0000025E">
      <w:pPr>
        <w:pageBreakBefore w:val="0"/>
        <w:spacing w:line="276" w:lineRule="auto"/>
        <w:rPr/>
      </w:pPr>
      <w:r w:rsidDel="00000000" w:rsidR="00000000" w:rsidRPr="00000000">
        <w:rPr>
          <w:rtl w:val="0"/>
        </w:rPr>
        <w:t xml:space="preserve">The migration team will have to choose a path that works out in their best interest, in both business as well as long term product strategy.</w:t>
      </w:r>
    </w:p>
    <w:p w:rsidR="00000000" w:rsidDel="00000000" w:rsidP="00000000" w:rsidRDefault="00000000" w:rsidRPr="00000000" w14:paraId="0000025F">
      <w:pPr>
        <w:pStyle w:val="Heading3"/>
        <w:pageBreakBefore w:val="0"/>
        <w:rPr/>
      </w:pPr>
      <w:bookmarkStart w:colFirst="0" w:colLast="0" w:name="_o7zgxuvp6uej" w:id="50"/>
      <w:bookmarkEnd w:id="50"/>
      <w:r w:rsidDel="00000000" w:rsidR="00000000" w:rsidRPr="00000000">
        <w:rPr>
          <w:rtl w:val="0"/>
        </w:rPr>
        <w:t xml:space="preserve">Pitfalls</w:t>
      </w:r>
    </w:p>
    <w:p w:rsidR="00000000" w:rsidDel="00000000" w:rsidP="00000000" w:rsidRDefault="00000000" w:rsidRPr="00000000" w14:paraId="00000260">
      <w:pPr>
        <w:pageBreakBefore w:val="0"/>
        <w:numPr>
          <w:ilvl w:val="0"/>
          <w:numId w:val="32"/>
        </w:numPr>
        <w:ind w:left="720" w:hanging="360"/>
        <w:rPr>
          <w:u w:val="none"/>
        </w:rPr>
      </w:pPr>
      <w:r w:rsidDel="00000000" w:rsidR="00000000" w:rsidRPr="00000000">
        <w:rPr>
          <w:rtl w:val="0"/>
        </w:rPr>
        <w:t xml:space="preserve">Don’t attempt until ready, this is a large scale migration process and it would mean that we’ll have to slow down development and focus on hardening the codebase by fixing any bugs and adding as many unit tests as are required (in the ReactJS codebase). The above approach will still allow for adding new features to the new repository but it will still mean less focus and resource allocation on new enhancements.</w:t>
      </w:r>
    </w:p>
    <w:p w:rsidR="00000000" w:rsidDel="00000000" w:rsidP="00000000" w:rsidRDefault="00000000" w:rsidRPr="00000000" w14:paraId="00000261">
      <w:pPr>
        <w:pageBreakBefore w:val="0"/>
        <w:numPr>
          <w:ilvl w:val="0"/>
          <w:numId w:val="32"/>
        </w:numPr>
        <w:ind w:left="720" w:hanging="360"/>
        <w:rPr>
          <w:u w:val="none"/>
        </w:rPr>
      </w:pPr>
      <w:r w:rsidDel="00000000" w:rsidR="00000000" w:rsidRPr="00000000">
        <w:rPr>
          <w:rtl w:val="0"/>
        </w:rPr>
        <w:t xml:space="preserve">New framework doesn’t always mean progress. If the current engineering and QA practices are followed then we would still end up with a complex and tightly coupled application. Invest in learning and upskilling existing developers.</w:t>
      </w:r>
    </w:p>
    <w:p w:rsidR="00000000" w:rsidDel="00000000" w:rsidP="00000000" w:rsidRDefault="00000000" w:rsidRPr="00000000" w14:paraId="00000262">
      <w:pPr>
        <w:pageBreakBefore w:val="0"/>
        <w:numPr>
          <w:ilvl w:val="0"/>
          <w:numId w:val="32"/>
        </w:numPr>
        <w:ind w:left="720" w:hanging="360"/>
        <w:rPr>
          <w:u w:val="none"/>
        </w:rPr>
      </w:pPr>
      <w:r w:rsidDel="00000000" w:rsidR="00000000" w:rsidRPr="00000000">
        <w:rPr>
          <w:rtl w:val="0"/>
        </w:rPr>
        <w:t xml:space="preserve">Do consider Joel Spolsky’s words on </w:t>
      </w:r>
      <w:hyperlink r:id="rId25">
        <w:r w:rsidDel="00000000" w:rsidR="00000000" w:rsidRPr="00000000">
          <w:rPr>
            <w:color w:val="1155cc"/>
            <w:u w:val="single"/>
            <w:rtl w:val="0"/>
          </w:rPr>
          <w:t xml:space="preserve">rewriting software</w:t>
        </w:r>
      </w:hyperlink>
      <w:r w:rsidDel="00000000" w:rsidR="00000000" w:rsidRPr="00000000">
        <w:rPr>
          <w:rtl w:val="0"/>
        </w:rPr>
        <w:t xml:space="preserve">: </w:t>
      </w:r>
      <w:r w:rsidDel="00000000" w:rsidR="00000000" w:rsidRPr="00000000">
        <w:rPr>
          <w:i w:val="1"/>
          <w:rtl w:val="0"/>
        </w:rPr>
        <w:t xml:space="preserve">It’s harder to read code than to write it. When you throw away code and start from scratch, you are throwing away all that knowledge. All those collected bug fixes. Years of programming work. </w:t>
      </w:r>
      <w:r w:rsidDel="00000000" w:rsidR="00000000" w:rsidRPr="00000000">
        <w:rPr>
          <w:rtl w:val="0"/>
        </w:rPr>
        <w:t xml:space="preserve">There is an inherent risk in completely rewriting any software.</w:t>
      </w:r>
    </w:p>
    <w:p w:rsidR="00000000" w:rsidDel="00000000" w:rsidP="00000000" w:rsidRDefault="00000000" w:rsidRPr="00000000" w14:paraId="00000263">
      <w:pPr>
        <w:pStyle w:val="Heading3"/>
        <w:pageBreakBefore w:val="0"/>
        <w:rPr/>
      </w:pPr>
      <w:bookmarkStart w:colFirst="0" w:colLast="0" w:name="_9nfulhhr0bsn" w:id="51"/>
      <w:bookmarkEnd w:id="51"/>
      <w:r w:rsidDel="00000000" w:rsidR="00000000" w:rsidRPr="00000000">
        <w:rPr>
          <w:rtl w:val="0"/>
        </w:rPr>
        <w:t xml:space="preserve">HighLevel Effort</w:t>
      </w:r>
      <w:r w:rsidDel="00000000" w:rsidR="00000000" w:rsidRPr="00000000">
        <w:rPr>
          <w:rtl w:val="0"/>
        </w:rPr>
        <w:t xml:space="preserve"> estimate for migrating to ReactJS</w:t>
      </w:r>
    </w:p>
    <w:p w:rsidR="00000000" w:rsidDel="00000000" w:rsidP="00000000" w:rsidRDefault="00000000" w:rsidRPr="00000000" w14:paraId="00000264">
      <w:pPr>
        <w:pageBreakBefore w:val="0"/>
        <w:rPr/>
      </w:pPr>
      <w:r w:rsidDel="00000000" w:rsidR="00000000" w:rsidRPr="00000000">
        <w:rPr>
          <w:rtl w:val="0"/>
        </w:rPr>
      </w:r>
    </w:p>
    <w:tbl>
      <w:tblPr>
        <w:tblStyle w:val="Table3"/>
        <w:tblW w:w="9690.0" w:type="dxa"/>
        <w:jc w:val="left"/>
        <w:tblInd w:w="140.0" w:type="pct"/>
        <w:tblBorders>
          <w:top w:color="9e9e9e" w:space="0" w:sz="8" w:val="single"/>
          <w:left w:color="9e9e9e" w:space="0" w:sz="8" w:val="single"/>
          <w:bottom w:color="9e9e9e" w:space="0" w:sz="8" w:val="single"/>
          <w:right w:color="9e9e9e" w:space="0" w:sz="8" w:val="single"/>
          <w:insideH w:color="9e9e9e" w:space="0" w:sz="8" w:val="single"/>
          <w:insideV w:color="9e9e9e" w:space="0" w:sz="8" w:val="single"/>
        </w:tblBorders>
        <w:tblLayout w:type="fixed"/>
        <w:tblLook w:val="0600"/>
      </w:tblPr>
      <w:tblGrid>
        <w:gridCol w:w="4140"/>
        <w:gridCol w:w="2880"/>
        <w:gridCol w:w="2670"/>
        <w:tblGridChange w:id="0">
          <w:tblGrid>
            <w:gridCol w:w="4140"/>
            <w:gridCol w:w="2880"/>
            <w:gridCol w:w="2670"/>
          </w:tblGrid>
        </w:tblGridChange>
      </w:tblGrid>
      <w:tr>
        <w:trPr>
          <w:cantSplit w:val="0"/>
          <w:trHeight w:val="620" w:hRule="atLeast"/>
          <w:tblHeader w:val="0"/>
        </w:trPr>
        <w:tc>
          <w:tcPr>
            <w:tcBorders>
              <w:top w:color="d9d9d9" w:space="0" w:sz="8" w:val="single"/>
              <w:left w:color="d9d9d9" w:space="0" w:sz="8" w:val="single"/>
              <w:bottom w:color="d9d9d9" w:space="0" w:sz="8" w:val="single"/>
              <w:right w:color="d9d9d9" w:space="0" w:sz="8" w:val="single"/>
            </w:tcBorders>
            <w:shd w:fill="0b5394" w:val="clear"/>
            <w:tcMar>
              <w:top w:w="140.0" w:type="dxa"/>
              <w:left w:w="140.0" w:type="dxa"/>
              <w:bottom w:w="140.0" w:type="dxa"/>
              <w:right w:w="140.0" w:type="dxa"/>
            </w:tcMar>
            <w:vAlign w:val="center"/>
          </w:tcPr>
          <w:p w:rsidR="00000000" w:rsidDel="00000000" w:rsidP="00000000" w:rsidRDefault="00000000" w:rsidRPr="00000000" w14:paraId="00000265">
            <w:pPr>
              <w:pageBreakBefore w:val="0"/>
              <w:widowControl w:val="0"/>
              <w:spacing w:line="240" w:lineRule="auto"/>
              <w:jc w:val="center"/>
              <w:rPr>
                <w:b w:val="1"/>
                <w:color w:val="ffffff"/>
              </w:rPr>
            </w:pPr>
            <w:r w:rsidDel="00000000" w:rsidR="00000000" w:rsidRPr="00000000">
              <w:rPr>
                <w:b w:val="1"/>
                <w:color w:val="ffffff"/>
                <w:rtl w:val="0"/>
              </w:rPr>
              <w:t xml:space="preserve">Screen</w:t>
            </w:r>
          </w:p>
        </w:tc>
        <w:tc>
          <w:tcPr>
            <w:tcBorders>
              <w:top w:color="d9d9d9" w:space="0" w:sz="8" w:val="single"/>
              <w:left w:color="d9d9d9" w:space="0" w:sz="8" w:val="single"/>
              <w:bottom w:color="d9d9d9" w:space="0" w:sz="8" w:val="single"/>
              <w:right w:color="d9d9d9" w:space="0" w:sz="8" w:val="single"/>
            </w:tcBorders>
            <w:shd w:fill="0b5394" w:val="clear"/>
            <w:tcMar>
              <w:top w:w="140.0" w:type="dxa"/>
              <w:left w:w="140.0" w:type="dxa"/>
              <w:bottom w:w="140.0" w:type="dxa"/>
              <w:right w:w="140.0" w:type="dxa"/>
            </w:tcMar>
            <w:vAlign w:val="center"/>
          </w:tcPr>
          <w:p w:rsidR="00000000" w:rsidDel="00000000" w:rsidP="00000000" w:rsidRDefault="00000000" w:rsidRPr="00000000" w14:paraId="00000266">
            <w:pPr>
              <w:pageBreakBefore w:val="0"/>
              <w:widowControl w:val="0"/>
              <w:spacing w:line="240" w:lineRule="auto"/>
              <w:jc w:val="center"/>
              <w:rPr>
                <w:b w:val="1"/>
                <w:color w:val="ffffff"/>
              </w:rPr>
            </w:pPr>
            <w:r w:rsidDel="00000000" w:rsidR="00000000" w:rsidRPr="00000000">
              <w:rPr>
                <w:b w:val="1"/>
                <w:color w:val="ffffff"/>
                <w:rtl w:val="0"/>
              </w:rPr>
              <w:t xml:space="preserve">Complexity</w:t>
            </w:r>
          </w:p>
        </w:tc>
        <w:tc>
          <w:tcPr>
            <w:tcBorders>
              <w:top w:color="d9d9d9" w:space="0" w:sz="8" w:val="single"/>
              <w:left w:color="d9d9d9" w:space="0" w:sz="8" w:val="single"/>
              <w:bottom w:color="d9d9d9" w:space="0" w:sz="8" w:val="single"/>
              <w:right w:color="d9d9d9" w:space="0" w:sz="8" w:val="single"/>
            </w:tcBorders>
            <w:shd w:fill="0b5394" w:val="clear"/>
            <w:tcMar>
              <w:top w:w="140.0" w:type="dxa"/>
              <w:left w:w="140.0" w:type="dxa"/>
              <w:bottom w:w="140.0" w:type="dxa"/>
              <w:right w:w="140.0" w:type="dxa"/>
            </w:tcMar>
            <w:vAlign w:val="center"/>
          </w:tcPr>
          <w:p w:rsidR="00000000" w:rsidDel="00000000" w:rsidP="00000000" w:rsidRDefault="00000000" w:rsidRPr="00000000" w14:paraId="00000267">
            <w:pPr>
              <w:pageBreakBefore w:val="0"/>
              <w:widowControl w:val="0"/>
              <w:spacing w:line="240" w:lineRule="auto"/>
              <w:jc w:val="center"/>
              <w:rPr>
                <w:b w:val="1"/>
                <w:color w:val="ffffff"/>
              </w:rPr>
            </w:pPr>
            <w:r w:rsidDel="00000000" w:rsidR="00000000" w:rsidRPr="00000000">
              <w:rPr>
                <w:b w:val="1"/>
                <w:color w:val="ffffff"/>
                <w:rtl w:val="0"/>
              </w:rPr>
              <w:t xml:space="preserve">High Level Effort Estimate</w:t>
            </w:r>
          </w:p>
        </w:tc>
      </w:tr>
      <w:tr>
        <w:trPr>
          <w:cantSplit w:val="0"/>
          <w:trHeight w:val="460" w:hRule="atLeast"/>
          <w:tblHeader w:val="0"/>
        </w:trPr>
        <w:tc>
          <w:tcPr>
            <w:tcBorders>
              <w:top w:color="d9d9d9" w:space="0" w:sz="8" w:val="single"/>
              <w:left w:color="d9d9d9" w:space="0" w:sz="8" w:val="single"/>
              <w:bottom w:color="d9d9d9" w:space="0" w:sz="8" w:val="single"/>
              <w:right w:color="d9d9d9" w:space="0" w:sz="8" w:val="single"/>
            </w:tcBorders>
            <w:tcMar>
              <w:top w:w="140.0" w:type="dxa"/>
              <w:left w:w="140.0" w:type="dxa"/>
              <w:bottom w:w="140.0" w:type="dxa"/>
              <w:right w:w="140.0" w:type="dxa"/>
            </w:tcMar>
            <w:vAlign w:val="top"/>
          </w:tcPr>
          <w:p w:rsidR="00000000" w:rsidDel="00000000" w:rsidP="00000000" w:rsidRDefault="00000000" w:rsidRPr="00000000" w14:paraId="00000268">
            <w:pPr>
              <w:pageBreakBefore w:val="0"/>
              <w:rPr/>
            </w:pPr>
            <w:r w:rsidDel="00000000" w:rsidR="00000000" w:rsidRPr="00000000">
              <w:rPr>
                <w:rtl w:val="0"/>
              </w:rPr>
              <w:t xml:space="preserve">Application / Portfolio</w:t>
            </w:r>
            <w:r w:rsidDel="00000000" w:rsidR="00000000" w:rsidRPr="00000000">
              <w:rPr>
                <w:rtl w:val="0"/>
              </w:rPr>
            </w:r>
          </w:p>
        </w:tc>
        <w:tc>
          <w:tcPr>
            <w:tcBorders>
              <w:top w:color="d9d9d9" w:space="0" w:sz="8" w:val="single"/>
              <w:left w:color="d9d9d9" w:space="0" w:sz="8" w:val="single"/>
              <w:bottom w:color="d9d9d9" w:space="0" w:sz="8" w:val="single"/>
              <w:right w:color="d9d9d9" w:space="0" w:sz="8" w:val="single"/>
            </w:tcBorders>
            <w:tcMar>
              <w:top w:w="140.0" w:type="dxa"/>
              <w:left w:w="140.0" w:type="dxa"/>
              <w:bottom w:w="140.0" w:type="dxa"/>
              <w:right w:w="140.0" w:type="dxa"/>
            </w:tcMar>
            <w:vAlign w:val="top"/>
          </w:tcPr>
          <w:p w:rsidR="00000000" w:rsidDel="00000000" w:rsidP="00000000" w:rsidRDefault="00000000" w:rsidRPr="00000000" w14:paraId="00000269">
            <w:pPr>
              <w:pageBreakBefore w:val="0"/>
              <w:widowControl w:val="0"/>
              <w:spacing w:line="240" w:lineRule="auto"/>
              <w:rPr/>
            </w:pPr>
            <w:r w:rsidDel="00000000" w:rsidR="00000000" w:rsidRPr="00000000">
              <w:rPr>
                <w:rtl w:val="0"/>
              </w:rPr>
              <w:t xml:space="preserve">Medium</w:t>
            </w:r>
          </w:p>
          <w:p w:rsidR="00000000" w:rsidDel="00000000" w:rsidP="00000000" w:rsidRDefault="00000000" w:rsidRPr="00000000" w14:paraId="0000026A">
            <w:pPr>
              <w:pageBreakBefore w:val="0"/>
              <w:widowControl w:val="0"/>
              <w:spacing w:line="240" w:lineRule="auto"/>
              <w:rPr/>
            </w:pPr>
            <w:r w:rsidDel="00000000" w:rsidR="00000000" w:rsidRPr="00000000">
              <w:rPr>
                <w:rtl w:val="0"/>
              </w:rPr>
            </w:r>
          </w:p>
        </w:tc>
        <w:tc>
          <w:tcPr>
            <w:tcBorders>
              <w:top w:color="d9d9d9" w:space="0" w:sz="8" w:val="single"/>
              <w:left w:color="d9d9d9" w:space="0" w:sz="8" w:val="single"/>
              <w:bottom w:color="d9d9d9" w:space="0" w:sz="8" w:val="single"/>
              <w:right w:color="d9d9d9" w:space="0" w:sz="8" w:val="single"/>
            </w:tcBorders>
            <w:tcMar>
              <w:top w:w="140.0" w:type="dxa"/>
              <w:left w:w="140.0" w:type="dxa"/>
              <w:bottom w:w="140.0" w:type="dxa"/>
              <w:right w:w="140.0" w:type="dxa"/>
            </w:tcMar>
            <w:vAlign w:val="top"/>
          </w:tcPr>
          <w:p w:rsidR="00000000" w:rsidDel="00000000" w:rsidP="00000000" w:rsidRDefault="00000000" w:rsidRPr="00000000" w14:paraId="0000026B">
            <w:pPr>
              <w:pageBreakBefore w:val="0"/>
              <w:widowControl w:val="0"/>
              <w:spacing w:line="240" w:lineRule="auto"/>
              <w:rPr/>
            </w:pPr>
            <w:r w:rsidDel="00000000" w:rsidR="00000000" w:rsidRPr="00000000">
              <w:rPr>
                <w:rtl w:val="0"/>
              </w:rPr>
              <w:t xml:space="preserve">8 weeks</w:t>
            </w:r>
          </w:p>
        </w:tc>
      </w:tr>
      <w:tr>
        <w:trPr>
          <w:cantSplit w:val="0"/>
          <w:trHeight w:val="460" w:hRule="atLeast"/>
          <w:tblHeader w:val="0"/>
        </w:trPr>
        <w:tc>
          <w:tcPr>
            <w:tcBorders>
              <w:top w:color="d9d9d9" w:space="0" w:sz="8" w:val="single"/>
              <w:left w:color="d9d9d9" w:space="0" w:sz="8" w:val="single"/>
              <w:bottom w:color="d9d9d9" w:space="0" w:sz="8" w:val="single"/>
              <w:right w:color="d9d9d9" w:space="0" w:sz="8" w:val="single"/>
            </w:tcBorders>
            <w:tcMar>
              <w:top w:w="140.0" w:type="dxa"/>
              <w:left w:w="140.0" w:type="dxa"/>
              <w:bottom w:w="140.0" w:type="dxa"/>
              <w:right w:w="140.0" w:type="dxa"/>
            </w:tcMar>
            <w:vAlign w:val="top"/>
          </w:tcPr>
          <w:p w:rsidR="00000000" w:rsidDel="00000000" w:rsidP="00000000" w:rsidRDefault="00000000" w:rsidRPr="00000000" w14:paraId="0000026C">
            <w:pPr>
              <w:pageBreakBefore w:val="0"/>
              <w:rPr/>
            </w:pPr>
            <w:r w:rsidDel="00000000" w:rsidR="00000000" w:rsidRPr="00000000">
              <w:rPr>
                <w:rtl w:val="0"/>
              </w:rPr>
              <w:t xml:space="preserve">Application / Scans</w:t>
            </w:r>
          </w:p>
        </w:tc>
        <w:tc>
          <w:tcPr>
            <w:tcBorders>
              <w:top w:color="d9d9d9" w:space="0" w:sz="8" w:val="single"/>
              <w:left w:color="d9d9d9" w:space="0" w:sz="8" w:val="single"/>
              <w:bottom w:color="d9d9d9" w:space="0" w:sz="8" w:val="single"/>
              <w:right w:color="d9d9d9" w:space="0" w:sz="8" w:val="single"/>
            </w:tcBorders>
            <w:tcMar>
              <w:top w:w="140.0" w:type="dxa"/>
              <w:left w:w="140.0" w:type="dxa"/>
              <w:bottom w:w="140.0" w:type="dxa"/>
              <w:right w:w="140.0" w:type="dxa"/>
            </w:tcMar>
            <w:vAlign w:val="top"/>
          </w:tcPr>
          <w:p w:rsidR="00000000" w:rsidDel="00000000" w:rsidP="00000000" w:rsidRDefault="00000000" w:rsidRPr="00000000" w14:paraId="0000026D">
            <w:pPr>
              <w:pageBreakBefore w:val="0"/>
              <w:widowControl w:val="0"/>
              <w:spacing w:line="240" w:lineRule="auto"/>
              <w:rPr/>
            </w:pPr>
            <w:r w:rsidDel="00000000" w:rsidR="00000000" w:rsidRPr="00000000">
              <w:rPr>
                <w:rtl w:val="0"/>
              </w:rPr>
              <w:t xml:space="preserve">Low</w:t>
            </w:r>
          </w:p>
        </w:tc>
        <w:tc>
          <w:tcPr>
            <w:tcBorders>
              <w:top w:color="d9d9d9" w:space="0" w:sz="8" w:val="single"/>
              <w:left w:color="d9d9d9" w:space="0" w:sz="8" w:val="single"/>
              <w:bottom w:color="d9d9d9" w:space="0" w:sz="8" w:val="single"/>
              <w:right w:color="d9d9d9" w:space="0" w:sz="8" w:val="single"/>
            </w:tcBorders>
            <w:tcMar>
              <w:top w:w="140.0" w:type="dxa"/>
              <w:left w:w="140.0" w:type="dxa"/>
              <w:bottom w:w="140.0" w:type="dxa"/>
              <w:right w:w="140.0" w:type="dxa"/>
            </w:tcMar>
            <w:vAlign w:val="top"/>
          </w:tcPr>
          <w:p w:rsidR="00000000" w:rsidDel="00000000" w:rsidP="00000000" w:rsidRDefault="00000000" w:rsidRPr="00000000" w14:paraId="0000026E">
            <w:pPr>
              <w:pageBreakBefore w:val="0"/>
              <w:widowControl w:val="0"/>
              <w:spacing w:line="240" w:lineRule="auto"/>
              <w:rPr/>
            </w:pPr>
            <w:r w:rsidDel="00000000" w:rsidR="00000000" w:rsidRPr="00000000">
              <w:rPr>
                <w:rtl w:val="0"/>
              </w:rPr>
              <w:t xml:space="preserve">2 week</w:t>
            </w:r>
          </w:p>
        </w:tc>
      </w:tr>
      <w:tr>
        <w:trPr>
          <w:cantSplit w:val="0"/>
          <w:trHeight w:val="460" w:hRule="atLeast"/>
          <w:tblHeader w:val="0"/>
        </w:trPr>
        <w:tc>
          <w:tcPr>
            <w:tcBorders>
              <w:top w:color="d9d9d9" w:space="0" w:sz="8" w:val="single"/>
              <w:left w:color="d9d9d9" w:space="0" w:sz="8" w:val="single"/>
              <w:bottom w:color="d9d9d9" w:space="0" w:sz="8" w:val="single"/>
              <w:right w:color="d9d9d9" w:space="0" w:sz="8" w:val="single"/>
            </w:tcBorders>
            <w:tcMar>
              <w:top w:w="140.0" w:type="dxa"/>
              <w:left w:w="140.0" w:type="dxa"/>
              <w:bottom w:w="140.0" w:type="dxa"/>
              <w:right w:w="140.0" w:type="dxa"/>
            </w:tcMar>
            <w:vAlign w:val="top"/>
          </w:tcPr>
          <w:p w:rsidR="00000000" w:rsidDel="00000000" w:rsidP="00000000" w:rsidRDefault="00000000" w:rsidRPr="00000000" w14:paraId="0000026F">
            <w:pPr>
              <w:pageBreakBefore w:val="0"/>
              <w:rPr/>
            </w:pPr>
            <w:r w:rsidDel="00000000" w:rsidR="00000000" w:rsidRPr="00000000">
              <w:rPr>
                <w:rtl w:val="0"/>
              </w:rPr>
              <w:t xml:space="preserve">Application / Analytics</w:t>
            </w:r>
          </w:p>
        </w:tc>
        <w:tc>
          <w:tcPr>
            <w:tcBorders>
              <w:top w:color="d9d9d9" w:space="0" w:sz="8" w:val="single"/>
              <w:left w:color="d9d9d9" w:space="0" w:sz="8" w:val="single"/>
              <w:bottom w:color="d9d9d9" w:space="0" w:sz="8" w:val="single"/>
              <w:right w:color="d9d9d9" w:space="0" w:sz="8" w:val="single"/>
            </w:tcBorders>
            <w:tcMar>
              <w:top w:w="140.0" w:type="dxa"/>
              <w:left w:w="140.0" w:type="dxa"/>
              <w:bottom w:w="140.0" w:type="dxa"/>
              <w:right w:w="140.0" w:type="dxa"/>
            </w:tcMar>
            <w:vAlign w:val="top"/>
          </w:tcPr>
          <w:p w:rsidR="00000000" w:rsidDel="00000000" w:rsidP="00000000" w:rsidRDefault="00000000" w:rsidRPr="00000000" w14:paraId="00000270">
            <w:pPr>
              <w:pageBreakBefore w:val="0"/>
              <w:widowControl w:val="0"/>
              <w:spacing w:line="240" w:lineRule="auto"/>
              <w:rPr/>
            </w:pPr>
            <w:r w:rsidDel="00000000" w:rsidR="00000000" w:rsidRPr="00000000">
              <w:rPr>
                <w:rtl w:val="0"/>
              </w:rPr>
              <w:t xml:space="preserve">Medium</w:t>
            </w:r>
          </w:p>
        </w:tc>
        <w:tc>
          <w:tcPr>
            <w:tcBorders>
              <w:top w:color="d9d9d9" w:space="0" w:sz="8" w:val="single"/>
              <w:left w:color="d9d9d9" w:space="0" w:sz="8" w:val="single"/>
              <w:bottom w:color="d9d9d9" w:space="0" w:sz="8" w:val="single"/>
              <w:right w:color="d9d9d9" w:space="0" w:sz="8" w:val="single"/>
            </w:tcBorders>
            <w:tcMar>
              <w:top w:w="140.0" w:type="dxa"/>
              <w:left w:w="140.0" w:type="dxa"/>
              <w:bottom w:w="140.0" w:type="dxa"/>
              <w:right w:w="140.0" w:type="dxa"/>
            </w:tcMar>
            <w:vAlign w:val="top"/>
          </w:tcPr>
          <w:p w:rsidR="00000000" w:rsidDel="00000000" w:rsidP="00000000" w:rsidRDefault="00000000" w:rsidRPr="00000000" w14:paraId="00000271">
            <w:pPr>
              <w:pageBreakBefore w:val="0"/>
              <w:widowControl w:val="0"/>
              <w:spacing w:line="240" w:lineRule="auto"/>
              <w:rPr/>
            </w:pPr>
            <w:r w:rsidDel="00000000" w:rsidR="00000000" w:rsidRPr="00000000">
              <w:rPr>
                <w:rtl w:val="0"/>
              </w:rPr>
              <w:t xml:space="preserve">5 weeks</w:t>
            </w:r>
          </w:p>
        </w:tc>
      </w:tr>
      <w:tr>
        <w:trPr>
          <w:cantSplit w:val="0"/>
          <w:trHeight w:val="460" w:hRule="atLeast"/>
          <w:tblHeader w:val="0"/>
        </w:trPr>
        <w:tc>
          <w:tcPr>
            <w:tcBorders>
              <w:top w:color="d9d9d9" w:space="0" w:sz="8" w:val="single"/>
              <w:left w:color="d9d9d9" w:space="0" w:sz="8" w:val="single"/>
              <w:bottom w:color="d9d9d9" w:space="0" w:sz="8" w:val="single"/>
              <w:right w:color="d9d9d9" w:space="0" w:sz="8" w:val="single"/>
            </w:tcBorders>
            <w:tcMar>
              <w:top w:w="140.0" w:type="dxa"/>
              <w:left w:w="140.0" w:type="dxa"/>
              <w:bottom w:w="140.0" w:type="dxa"/>
              <w:right w:w="140.0" w:type="dxa"/>
            </w:tcMar>
            <w:vAlign w:val="top"/>
          </w:tcPr>
          <w:p w:rsidR="00000000" w:rsidDel="00000000" w:rsidP="00000000" w:rsidRDefault="00000000" w:rsidRPr="00000000" w14:paraId="00000272">
            <w:pPr>
              <w:pageBreakBefore w:val="0"/>
              <w:rPr/>
            </w:pPr>
            <w:r w:rsidDel="00000000" w:rsidR="00000000" w:rsidRPr="00000000">
              <w:rPr>
                <w:rtl w:val="0"/>
              </w:rPr>
              <w:t xml:space="preserve">Application / Integrations</w:t>
            </w:r>
          </w:p>
        </w:tc>
        <w:tc>
          <w:tcPr>
            <w:tcBorders>
              <w:top w:color="d9d9d9" w:space="0" w:sz="8" w:val="single"/>
              <w:left w:color="d9d9d9" w:space="0" w:sz="8" w:val="single"/>
              <w:bottom w:color="d9d9d9" w:space="0" w:sz="8" w:val="single"/>
              <w:right w:color="d9d9d9" w:space="0" w:sz="8" w:val="single"/>
            </w:tcBorders>
            <w:tcMar>
              <w:top w:w="140.0" w:type="dxa"/>
              <w:left w:w="140.0" w:type="dxa"/>
              <w:bottom w:w="140.0" w:type="dxa"/>
              <w:right w:w="140.0" w:type="dxa"/>
            </w:tcMar>
            <w:vAlign w:val="top"/>
          </w:tcPr>
          <w:p w:rsidR="00000000" w:rsidDel="00000000" w:rsidP="00000000" w:rsidRDefault="00000000" w:rsidRPr="00000000" w14:paraId="00000273">
            <w:pPr>
              <w:pageBreakBefore w:val="0"/>
              <w:widowControl w:val="0"/>
              <w:spacing w:line="240" w:lineRule="auto"/>
              <w:rPr/>
            </w:pPr>
            <w:r w:rsidDel="00000000" w:rsidR="00000000" w:rsidRPr="00000000">
              <w:rPr>
                <w:rtl w:val="0"/>
              </w:rPr>
              <w:t xml:space="preserve">Medium</w:t>
            </w:r>
          </w:p>
        </w:tc>
        <w:tc>
          <w:tcPr>
            <w:tcBorders>
              <w:top w:color="d9d9d9" w:space="0" w:sz="8" w:val="single"/>
              <w:left w:color="d9d9d9" w:space="0" w:sz="8" w:val="single"/>
              <w:bottom w:color="d9d9d9" w:space="0" w:sz="8" w:val="single"/>
              <w:right w:color="d9d9d9" w:space="0" w:sz="8" w:val="single"/>
            </w:tcBorders>
            <w:tcMar>
              <w:top w:w="140.0" w:type="dxa"/>
              <w:left w:w="140.0" w:type="dxa"/>
              <w:bottom w:w="140.0" w:type="dxa"/>
              <w:right w:w="140.0" w:type="dxa"/>
            </w:tcMar>
            <w:vAlign w:val="top"/>
          </w:tcPr>
          <w:p w:rsidR="00000000" w:rsidDel="00000000" w:rsidP="00000000" w:rsidRDefault="00000000" w:rsidRPr="00000000" w14:paraId="00000274">
            <w:pPr>
              <w:pageBreakBefore w:val="0"/>
              <w:widowControl w:val="0"/>
              <w:spacing w:line="240" w:lineRule="auto"/>
              <w:rPr/>
            </w:pPr>
            <w:r w:rsidDel="00000000" w:rsidR="00000000" w:rsidRPr="00000000">
              <w:rPr>
                <w:rtl w:val="0"/>
              </w:rPr>
              <w:t xml:space="preserve">5 weeks</w:t>
            </w:r>
          </w:p>
        </w:tc>
      </w:tr>
      <w:tr>
        <w:trPr>
          <w:cantSplit w:val="0"/>
          <w:trHeight w:val="460" w:hRule="atLeast"/>
          <w:tblHeader w:val="0"/>
        </w:trPr>
        <w:tc>
          <w:tcPr>
            <w:tcBorders>
              <w:top w:color="d9d9d9" w:space="0" w:sz="8" w:val="single"/>
              <w:left w:color="d9d9d9" w:space="0" w:sz="8" w:val="single"/>
              <w:bottom w:color="d9d9d9" w:space="0" w:sz="8" w:val="single"/>
              <w:right w:color="d9d9d9" w:space="0" w:sz="8" w:val="single"/>
            </w:tcBorders>
            <w:tcMar>
              <w:top w:w="140.0" w:type="dxa"/>
              <w:left w:w="140.0" w:type="dxa"/>
              <w:bottom w:w="140.0" w:type="dxa"/>
              <w:right w:w="140.0" w:type="dxa"/>
            </w:tcMar>
            <w:vAlign w:val="top"/>
          </w:tcPr>
          <w:p w:rsidR="00000000" w:rsidDel="00000000" w:rsidP="00000000" w:rsidRDefault="00000000" w:rsidRPr="00000000" w14:paraId="00000275">
            <w:pPr>
              <w:pageBreakBefore w:val="0"/>
              <w:rPr/>
            </w:pPr>
            <w:r w:rsidDel="00000000" w:rsidR="00000000" w:rsidRPr="00000000">
              <w:rPr>
                <w:rtl w:val="0"/>
              </w:rPr>
              <w:t xml:space="preserve">Application / Customize</w:t>
            </w:r>
          </w:p>
        </w:tc>
        <w:tc>
          <w:tcPr>
            <w:tcBorders>
              <w:top w:color="d9d9d9" w:space="0" w:sz="8" w:val="single"/>
              <w:left w:color="d9d9d9" w:space="0" w:sz="8" w:val="single"/>
              <w:bottom w:color="d9d9d9" w:space="0" w:sz="8" w:val="single"/>
              <w:right w:color="d9d9d9" w:space="0" w:sz="8" w:val="single"/>
            </w:tcBorders>
            <w:tcMar>
              <w:top w:w="140.0" w:type="dxa"/>
              <w:left w:w="140.0" w:type="dxa"/>
              <w:bottom w:w="140.0" w:type="dxa"/>
              <w:right w:w="140.0" w:type="dxa"/>
            </w:tcMar>
            <w:vAlign w:val="top"/>
          </w:tcPr>
          <w:p w:rsidR="00000000" w:rsidDel="00000000" w:rsidP="00000000" w:rsidRDefault="00000000" w:rsidRPr="00000000" w14:paraId="00000276">
            <w:pPr>
              <w:pageBreakBefore w:val="0"/>
              <w:widowControl w:val="0"/>
              <w:spacing w:line="240" w:lineRule="auto"/>
              <w:rPr/>
            </w:pPr>
            <w:r w:rsidDel="00000000" w:rsidR="00000000" w:rsidRPr="00000000">
              <w:rPr>
                <w:rtl w:val="0"/>
              </w:rPr>
              <w:t xml:space="preserve">Medium</w:t>
            </w:r>
          </w:p>
        </w:tc>
        <w:tc>
          <w:tcPr>
            <w:tcBorders>
              <w:top w:color="d9d9d9" w:space="0" w:sz="8" w:val="single"/>
              <w:left w:color="d9d9d9" w:space="0" w:sz="8" w:val="single"/>
              <w:bottom w:color="d9d9d9" w:space="0" w:sz="8" w:val="single"/>
              <w:right w:color="d9d9d9" w:space="0" w:sz="8" w:val="single"/>
            </w:tcBorders>
            <w:tcMar>
              <w:top w:w="140.0" w:type="dxa"/>
              <w:left w:w="140.0" w:type="dxa"/>
              <w:bottom w:w="140.0" w:type="dxa"/>
              <w:right w:w="140.0" w:type="dxa"/>
            </w:tcMar>
            <w:vAlign w:val="top"/>
          </w:tcPr>
          <w:p w:rsidR="00000000" w:rsidDel="00000000" w:rsidP="00000000" w:rsidRDefault="00000000" w:rsidRPr="00000000" w14:paraId="00000277">
            <w:pPr>
              <w:pageBreakBefore w:val="0"/>
              <w:widowControl w:val="0"/>
              <w:spacing w:line="240" w:lineRule="auto"/>
              <w:rPr/>
            </w:pPr>
            <w:r w:rsidDel="00000000" w:rsidR="00000000" w:rsidRPr="00000000">
              <w:rPr>
                <w:rtl w:val="0"/>
              </w:rPr>
              <w:t xml:space="preserve">6 weeks</w:t>
            </w:r>
          </w:p>
        </w:tc>
      </w:tr>
      <w:tr>
        <w:trPr>
          <w:cantSplit w:val="0"/>
          <w:trHeight w:val="460" w:hRule="atLeast"/>
          <w:tblHeader w:val="0"/>
        </w:trPr>
        <w:tc>
          <w:tcPr>
            <w:tcBorders>
              <w:top w:color="d9d9d9" w:space="0" w:sz="8" w:val="single"/>
              <w:left w:color="d9d9d9" w:space="0" w:sz="8" w:val="single"/>
              <w:bottom w:color="d9d9d9" w:space="0" w:sz="8" w:val="single"/>
              <w:right w:color="d9d9d9" w:space="0" w:sz="8" w:val="single"/>
            </w:tcBorders>
            <w:tcMar>
              <w:top w:w="140.0" w:type="dxa"/>
              <w:left w:w="140.0" w:type="dxa"/>
              <w:bottom w:w="140.0" w:type="dxa"/>
              <w:right w:w="140.0" w:type="dxa"/>
            </w:tcMar>
            <w:vAlign w:val="top"/>
          </w:tcPr>
          <w:p w:rsidR="00000000" w:rsidDel="00000000" w:rsidP="00000000" w:rsidRDefault="00000000" w:rsidRPr="00000000" w14:paraId="00000278">
            <w:pPr>
              <w:pageBreakBefore w:val="0"/>
              <w:rPr/>
            </w:pPr>
            <w:r w:rsidDel="00000000" w:rsidR="00000000" w:rsidRPr="00000000">
              <w:rPr>
                <w:rtl w:val="0"/>
              </w:rPr>
              <w:t xml:space="preserve">Application / Dashboard</w:t>
            </w:r>
          </w:p>
        </w:tc>
        <w:tc>
          <w:tcPr>
            <w:tcBorders>
              <w:top w:color="d9d9d9" w:space="0" w:sz="8" w:val="single"/>
              <w:left w:color="d9d9d9" w:space="0" w:sz="8" w:val="single"/>
              <w:bottom w:color="d9d9d9" w:space="0" w:sz="8" w:val="single"/>
              <w:right w:color="d9d9d9" w:space="0" w:sz="8" w:val="single"/>
            </w:tcBorders>
            <w:tcMar>
              <w:top w:w="140.0" w:type="dxa"/>
              <w:left w:w="140.0" w:type="dxa"/>
              <w:bottom w:w="140.0" w:type="dxa"/>
              <w:right w:w="140.0" w:type="dxa"/>
            </w:tcMar>
            <w:vAlign w:val="top"/>
          </w:tcPr>
          <w:p w:rsidR="00000000" w:rsidDel="00000000" w:rsidP="00000000" w:rsidRDefault="00000000" w:rsidRPr="00000000" w14:paraId="00000279">
            <w:pPr>
              <w:pageBreakBefore w:val="0"/>
              <w:widowControl w:val="0"/>
              <w:spacing w:line="240" w:lineRule="auto"/>
              <w:rPr/>
            </w:pPr>
            <w:r w:rsidDel="00000000" w:rsidR="00000000" w:rsidRPr="00000000">
              <w:rPr>
                <w:rtl w:val="0"/>
              </w:rPr>
              <w:t xml:space="preserve">Low</w:t>
            </w:r>
          </w:p>
        </w:tc>
        <w:tc>
          <w:tcPr>
            <w:tcBorders>
              <w:top w:color="d9d9d9" w:space="0" w:sz="8" w:val="single"/>
              <w:left w:color="d9d9d9" w:space="0" w:sz="8" w:val="single"/>
              <w:bottom w:color="d9d9d9" w:space="0" w:sz="8" w:val="single"/>
              <w:right w:color="d9d9d9" w:space="0" w:sz="8" w:val="single"/>
            </w:tcBorders>
            <w:tcMar>
              <w:top w:w="140.0" w:type="dxa"/>
              <w:left w:w="140.0" w:type="dxa"/>
              <w:bottom w:w="140.0" w:type="dxa"/>
              <w:right w:w="140.0" w:type="dxa"/>
            </w:tcMar>
            <w:vAlign w:val="top"/>
          </w:tcPr>
          <w:p w:rsidR="00000000" w:rsidDel="00000000" w:rsidP="00000000" w:rsidRDefault="00000000" w:rsidRPr="00000000" w14:paraId="0000027A">
            <w:pPr>
              <w:pageBreakBefore w:val="0"/>
              <w:widowControl w:val="0"/>
              <w:spacing w:line="240" w:lineRule="auto"/>
              <w:rPr/>
            </w:pPr>
            <w:r w:rsidDel="00000000" w:rsidR="00000000" w:rsidRPr="00000000">
              <w:rPr>
                <w:rtl w:val="0"/>
              </w:rPr>
              <w:t xml:space="preserve">4 weeks</w:t>
            </w:r>
          </w:p>
        </w:tc>
      </w:tr>
      <w:tr>
        <w:trPr>
          <w:cantSplit w:val="0"/>
          <w:trHeight w:val="460" w:hRule="atLeast"/>
          <w:tblHeader w:val="0"/>
        </w:trPr>
        <w:tc>
          <w:tcPr>
            <w:tcBorders>
              <w:top w:color="d9d9d9" w:space="0" w:sz="8" w:val="single"/>
              <w:left w:color="d9d9d9" w:space="0" w:sz="8" w:val="single"/>
              <w:bottom w:color="d9d9d9" w:space="0" w:sz="8" w:val="single"/>
              <w:right w:color="d9d9d9" w:space="0" w:sz="8" w:val="single"/>
            </w:tcBorders>
            <w:tcMar>
              <w:top w:w="140.0" w:type="dxa"/>
              <w:left w:w="140.0" w:type="dxa"/>
              <w:bottom w:w="140.0" w:type="dxa"/>
              <w:right w:w="140.0" w:type="dxa"/>
            </w:tcMar>
            <w:vAlign w:val="top"/>
          </w:tcPr>
          <w:p w:rsidR="00000000" w:rsidDel="00000000" w:rsidP="00000000" w:rsidRDefault="00000000" w:rsidRPr="00000000" w14:paraId="0000027B">
            <w:pPr>
              <w:pageBreakBefore w:val="0"/>
              <w:rPr/>
            </w:pPr>
            <w:r w:rsidDel="00000000" w:rsidR="00000000" w:rsidRPr="00000000">
              <w:rPr>
                <w:rtl w:val="0"/>
              </w:rPr>
              <w:t xml:space="preserve">Global / Administration</w:t>
            </w:r>
          </w:p>
        </w:tc>
        <w:tc>
          <w:tcPr>
            <w:tcBorders>
              <w:top w:color="d9d9d9" w:space="0" w:sz="8" w:val="single"/>
              <w:left w:color="d9d9d9" w:space="0" w:sz="8" w:val="single"/>
              <w:bottom w:color="d9d9d9" w:space="0" w:sz="8" w:val="single"/>
              <w:right w:color="d9d9d9" w:space="0" w:sz="8" w:val="single"/>
            </w:tcBorders>
            <w:tcMar>
              <w:top w:w="140.0" w:type="dxa"/>
              <w:left w:w="140.0" w:type="dxa"/>
              <w:bottom w:w="140.0" w:type="dxa"/>
              <w:right w:w="140.0" w:type="dxa"/>
            </w:tcMar>
            <w:vAlign w:val="top"/>
          </w:tcPr>
          <w:p w:rsidR="00000000" w:rsidDel="00000000" w:rsidP="00000000" w:rsidRDefault="00000000" w:rsidRPr="00000000" w14:paraId="0000027C">
            <w:pPr>
              <w:pageBreakBefore w:val="0"/>
              <w:widowControl w:val="0"/>
              <w:spacing w:line="240" w:lineRule="auto"/>
              <w:rPr/>
            </w:pPr>
            <w:r w:rsidDel="00000000" w:rsidR="00000000" w:rsidRPr="00000000">
              <w:rPr>
                <w:rtl w:val="0"/>
              </w:rPr>
              <w:t xml:space="preserve">High</w:t>
            </w:r>
          </w:p>
        </w:tc>
        <w:tc>
          <w:tcPr>
            <w:tcBorders>
              <w:top w:color="d9d9d9" w:space="0" w:sz="8" w:val="single"/>
              <w:left w:color="d9d9d9" w:space="0" w:sz="8" w:val="single"/>
              <w:bottom w:color="d9d9d9" w:space="0" w:sz="8" w:val="single"/>
              <w:right w:color="d9d9d9" w:space="0" w:sz="8" w:val="single"/>
            </w:tcBorders>
            <w:tcMar>
              <w:top w:w="140.0" w:type="dxa"/>
              <w:left w:w="140.0" w:type="dxa"/>
              <w:bottom w:w="140.0" w:type="dxa"/>
              <w:right w:w="140.0" w:type="dxa"/>
            </w:tcMar>
            <w:vAlign w:val="top"/>
          </w:tcPr>
          <w:p w:rsidR="00000000" w:rsidDel="00000000" w:rsidP="00000000" w:rsidRDefault="00000000" w:rsidRPr="00000000" w14:paraId="0000027D">
            <w:pPr>
              <w:pageBreakBefore w:val="0"/>
              <w:widowControl w:val="0"/>
              <w:spacing w:line="240" w:lineRule="auto"/>
              <w:rPr/>
            </w:pPr>
            <w:r w:rsidDel="00000000" w:rsidR="00000000" w:rsidRPr="00000000">
              <w:rPr>
                <w:rtl w:val="0"/>
              </w:rPr>
              <w:t xml:space="preserve">10 weeks</w:t>
            </w:r>
          </w:p>
        </w:tc>
      </w:tr>
    </w:tbl>
    <w:p w:rsidR="00000000" w:rsidDel="00000000" w:rsidP="00000000" w:rsidRDefault="00000000" w:rsidRPr="00000000" w14:paraId="0000027E">
      <w:pPr>
        <w:pStyle w:val="Heading1"/>
        <w:pageBreakBefore w:val="0"/>
        <w:rPr/>
      </w:pPr>
      <w:bookmarkStart w:colFirst="0" w:colLast="0" w:name="_r784zxz215yu" w:id="52"/>
      <w:bookmarkEnd w:id="52"/>
      <w:r w:rsidDel="00000000" w:rsidR="00000000" w:rsidRPr="00000000">
        <w:rPr>
          <w:rtl w:val="0"/>
        </w:rPr>
      </w:r>
    </w:p>
    <w:p w:rsidR="00000000" w:rsidDel="00000000" w:rsidP="00000000" w:rsidRDefault="00000000" w:rsidRPr="00000000" w14:paraId="0000027F">
      <w:pPr>
        <w:pStyle w:val="Heading2"/>
        <w:pageBreakBefore w:val="0"/>
        <w:spacing w:before="320" w:lineRule="auto"/>
        <w:rPr/>
      </w:pPr>
      <w:bookmarkStart w:colFirst="0" w:colLast="0" w:name="_b8rtv9r5h0nu" w:id="53"/>
      <w:bookmarkEnd w:id="53"/>
      <w:r w:rsidDel="00000000" w:rsidR="00000000" w:rsidRPr="00000000">
        <w:rPr>
          <w:rtl w:val="0"/>
        </w:rPr>
        <w:t xml:space="preserve">SaaS migration</w:t>
      </w:r>
      <w:r w:rsidDel="00000000" w:rsidR="00000000" w:rsidRPr="00000000">
        <w:rPr>
          <w:rtl w:val="0"/>
        </w:rPr>
      </w:r>
    </w:p>
    <w:p w:rsidR="00000000" w:rsidDel="00000000" w:rsidP="00000000" w:rsidRDefault="00000000" w:rsidRPr="00000000" w14:paraId="00000280">
      <w:pPr>
        <w:pStyle w:val="Heading3"/>
        <w:pageBreakBefore w:val="0"/>
        <w:rPr/>
      </w:pPr>
      <w:bookmarkStart w:colFirst="0" w:colLast="0" w:name="_jzz5ur8pid8t" w:id="54"/>
      <w:bookmarkEnd w:id="54"/>
      <w:r w:rsidDel="00000000" w:rsidR="00000000" w:rsidRPr="00000000">
        <w:rPr>
          <w:rtl w:val="0"/>
        </w:rPr>
        <w:t xml:space="preserve">Context</w:t>
      </w:r>
    </w:p>
    <w:p w:rsidR="00000000" w:rsidDel="00000000" w:rsidP="00000000" w:rsidRDefault="00000000" w:rsidRPr="00000000" w14:paraId="00000281">
      <w:pPr>
        <w:pageBreakBefore w:val="0"/>
        <w:rPr/>
      </w:pPr>
      <w:r w:rsidDel="00000000" w:rsidR="00000000" w:rsidRPr="00000000">
        <w:rPr>
          <w:rtl w:val="0"/>
        </w:rPr>
        <w:t xml:space="preserve">&lt;target product&gt; has traditionally been deployed in the customer premise. &lt;target product&gt; 2.0 is a monolithic app used by the majority of customers. The &lt;target product&gt; 3.x initiative has evolved to a modern service based architecture but the application deployment still happens in the customer premise. A more modern centralized approach can be to host the &lt;target product&gt; services on the cloud and serve all customers through it (henceforth called SaaS offering).</w:t>
      </w:r>
    </w:p>
    <w:p w:rsidR="00000000" w:rsidDel="00000000" w:rsidP="00000000" w:rsidRDefault="00000000" w:rsidRPr="00000000" w14:paraId="00000282">
      <w:pPr>
        <w:pageBreakBefore w:val="0"/>
        <w:rPr/>
      </w:pPr>
      <w:r w:rsidDel="00000000" w:rsidR="00000000" w:rsidRPr="00000000">
        <w:rPr>
          <w:rtl w:val="0"/>
        </w:rPr>
        <w:t xml:space="preserve">The following could be enabled by shifting to a SaaS offering:</w:t>
      </w:r>
    </w:p>
    <w:p w:rsidR="00000000" w:rsidDel="00000000" w:rsidP="00000000" w:rsidRDefault="00000000" w:rsidRPr="00000000" w14:paraId="00000283">
      <w:pPr>
        <w:pageBreakBefore w:val="0"/>
        <w:numPr>
          <w:ilvl w:val="0"/>
          <w:numId w:val="16"/>
        </w:numPr>
        <w:ind w:left="720" w:hanging="360"/>
        <w:rPr>
          <w:u w:val="none"/>
        </w:rPr>
      </w:pPr>
      <w:r w:rsidDel="00000000" w:rsidR="00000000" w:rsidRPr="00000000">
        <w:rPr>
          <w:rtl w:val="0"/>
        </w:rPr>
        <w:t xml:space="preserve">Provisioning new customers quickly and seamlessly</w:t>
      </w:r>
    </w:p>
    <w:p w:rsidR="00000000" w:rsidDel="00000000" w:rsidP="00000000" w:rsidRDefault="00000000" w:rsidRPr="00000000" w14:paraId="00000284">
      <w:pPr>
        <w:pageBreakBefore w:val="0"/>
        <w:numPr>
          <w:ilvl w:val="0"/>
          <w:numId w:val="16"/>
        </w:numPr>
        <w:ind w:left="720" w:hanging="360"/>
        <w:rPr>
          <w:u w:val="none"/>
        </w:rPr>
      </w:pPr>
      <w:r w:rsidDel="00000000" w:rsidR="00000000" w:rsidRPr="00000000">
        <w:rPr>
          <w:rtl w:val="0"/>
        </w:rPr>
        <w:t xml:space="preserve">Shipping new features to existing customers promptly</w:t>
      </w:r>
    </w:p>
    <w:p w:rsidR="00000000" w:rsidDel="00000000" w:rsidP="00000000" w:rsidRDefault="00000000" w:rsidRPr="00000000" w14:paraId="00000285">
      <w:pPr>
        <w:pageBreakBefore w:val="0"/>
        <w:numPr>
          <w:ilvl w:val="0"/>
          <w:numId w:val="16"/>
        </w:numPr>
        <w:ind w:left="720" w:hanging="360"/>
        <w:rPr>
          <w:u w:val="none"/>
        </w:rPr>
      </w:pPr>
      <w:r w:rsidDel="00000000" w:rsidR="00000000" w:rsidRPr="00000000">
        <w:rPr>
          <w:rtl w:val="0"/>
        </w:rPr>
        <w:t xml:space="preserve">Monitoring end-user behavior and generating insights across customers</w:t>
      </w:r>
    </w:p>
    <w:p w:rsidR="00000000" w:rsidDel="00000000" w:rsidP="00000000" w:rsidRDefault="00000000" w:rsidRPr="00000000" w14:paraId="00000286">
      <w:pPr>
        <w:pageBreakBefore w:val="0"/>
        <w:numPr>
          <w:ilvl w:val="0"/>
          <w:numId w:val="16"/>
        </w:numPr>
        <w:ind w:left="720" w:hanging="360"/>
        <w:rPr>
          <w:u w:val="none"/>
        </w:rPr>
      </w:pPr>
      <w:r w:rsidDel="00000000" w:rsidR="00000000" w:rsidRPr="00000000">
        <w:rPr>
          <w:rtl w:val="0"/>
        </w:rPr>
        <w:t xml:space="preserve">Enabling newer licensing models (like feature based pricing etc.)</w:t>
      </w:r>
    </w:p>
    <w:p w:rsidR="00000000" w:rsidDel="00000000" w:rsidP="00000000" w:rsidRDefault="00000000" w:rsidRPr="00000000" w14:paraId="00000287">
      <w:pPr>
        <w:pageBreakBefore w:val="0"/>
        <w:numPr>
          <w:ilvl w:val="0"/>
          <w:numId w:val="16"/>
        </w:numPr>
        <w:ind w:left="720" w:hanging="360"/>
        <w:rPr>
          <w:u w:val="none"/>
        </w:rPr>
      </w:pPr>
      <w:r w:rsidDel="00000000" w:rsidR="00000000" w:rsidRPr="00000000">
        <w:rPr>
          <w:rtl w:val="0"/>
        </w:rPr>
        <w:t xml:space="preserve">Ensuring 24x7 available resilient systems/services</w:t>
      </w:r>
    </w:p>
    <w:p w:rsidR="00000000" w:rsidDel="00000000" w:rsidP="00000000" w:rsidRDefault="00000000" w:rsidRPr="00000000" w14:paraId="00000288">
      <w:pPr>
        <w:pStyle w:val="Heading3"/>
        <w:pageBreakBefore w:val="0"/>
        <w:rPr/>
      </w:pPr>
      <w:bookmarkStart w:colFirst="0" w:colLast="0" w:name="_jzz5ur8pid8t" w:id="54"/>
      <w:bookmarkEnd w:id="54"/>
      <w:r w:rsidDel="00000000" w:rsidR="00000000" w:rsidRPr="00000000">
        <w:rPr>
          <w:rtl w:val="0"/>
        </w:rPr>
        <w:t xml:space="preserve">Approach</w:t>
      </w:r>
    </w:p>
    <w:p w:rsidR="00000000" w:rsidDel="00000000" w:rsidP="00000000" w:rsidRDefault="00000000" w:rsidRPr="00000000" w14:paraId="00000289">
      <w:pPr>
        <w:pageBreakBefore w:val="0"/>
        <w:rPr/>
      </w:pPr>
      <w:r w:rsidDel="00000000" w:rsidR="00000000" w:rsidRPr="00000000">
        <w:rPr>
          <w:rtl w:val="0"/>
        </w:rPr>
        <w:t xml:space="preserve">The &lt;target product&gt; 3.0 is compatible with cloud, but lacks the following capabilities which need to be built to transition to a SaaS offering:</w:t>
      </w:r>
    </w:p>
    <w:p w:rsidR="00000000" w:rsidDel="00000000" w:rsidP="00000000" w:rsidRDefault="00000000" w:rsidRPr="00000000" w14:paraId="0000028A">
      <w:pPr>
        <w:pageBreakBefore w:val="0"/>
        <w:numPr>
          <w:ilvl w:val="0"/>
          <w:numId w:val="25"/>
        </w:numPr>
        <w:ind w:left="720" w:hanging="360"/>
        <w:rPr>
          <w:u w:val="none"/>
        </w:rPr>
      </w:pPr>
      <w:r w:rsidDel="00000000" w:rsidR="00000000" w:rsidRPr="00000000">
        <w:rPr>
          <w:rtl w:val="0"/>
        </w:rPr>
        <w:t xml:space="preserve">Integrated development workflow: For ensuring a streamlined release process, every environment deployment should be through code pipeline. The quality gates will need to be added to ensure the product can be shipped with confidence on-demand.</w:t>
      </w:r>
    </w:p>
    <w:p w:rsidR="00000000" w:rsidDel="00000000" w:rsidP="00000000" w:rsidRDefault="00000000" w:rsidRPr="00000000" w14:paraId="0000028B">
      <w:pPr>
        <w:pageBreakBefore w:val="0"/>
        <w:numPr>
          <w:ilvl w:val="0"/>
          <w:numId w:val="25"/>
        </w:numPr>
        <w:ind w:left="720" w:hanging="360"/>
        <w:rPr>
          <w:u w:val="none"/>
        </w:rPr>
      </w:pPr>
      <w:r w:rsidDel="00000000" w:rsidR="00000000" w:rsidRPr="00000000">
        <w:rPr>
          <w:rtl w:val="0"/>
        </w:rPr>
        <w:t xml:space="preserve">Configuration management: Having a managed cloud offering requires building a configuration system that can hold customer specific information along with supporting external dependencies, feature configurations in a secure manner. Such a configuration system requires strict governance practices to ensure customer data confidentiality.</w:t>
      </w:r>
    </w:p>
    <w:p w:rsidR="00000000" w:rsidDel="00000000" w:rsidP="00000000" w:rsidRDefault="00000000" w:rsidRPr="00000000" w14:paraId="0000028C">
      <w:pPr>
        <w:pageBreakBefore w:val="0"/>
        <w:numPr>
          <w:ilvl w:val="0"/>
          <w:numId w:val="25"/>
        </w:numPr>
        <w:ind w:left="720" w:hanging="360"/>
        <w:rPr>
          <w:u w:val="none"/>
        </w:rPr>
      </w:pPr>
      <w:r w:rsidDel="00000000" w:rsidR="00000000" w:rsidRPr="00000000">
        <w:rPr>
          <w:rtl w:val="0"/>
        </w:rPr>
        <w:t xml:space="preserve">Observability &amp; monitoring: The current monitoring/logging/tracing mechanisms are very basic and not sufficient to support a centralized cloud service. A modern observability platform will be required to run &amp; support a managed cloud offering. The logs across the services should be treated as event streams and monitoring/analytic capabilities should be built on this data to help in taking preventive measures.</w:t>
      </w:r>
    </w:p>
    <w:p w:rsidR="00000000" w:rsidDel="00000000" w:rsidP="00000000" w:rsidRDefault="00000000" w:rsidRPr="00000000" w14:paraId="0000028D">
      <w:pPr>
        <w:pageBreakBefore w:val="0"/>
        <w:numPr>
          <w:ilvl w:val="0"/>
          <w:numId w:val="25"/>
        </w:numPr>
        <w:ind w:left="720" w:hanging="360"/>
      </w:pPr>
      <w:r w:rsidDel="00000000" w:rsidR="00000000" w:rsidRPr="00000000">
        <w:rPr>
          <w:rtl w:val="0"/>
        </w:rPr>
        <w:t xml:space="preserve">Tenancy: &lt;target product&gt; 3.0 is a single tenant application with no tenant information available across service/data layers. While it supports deployment to cloud for a specific customer, however to make it an efficient cloud offering the product should support multi-tenancy. Given the current architecture, it will require considerable changes to all the layers (UI, Service, Data) to support tenant id. A phased approach can be used as follows:</w:t>
      </w:r>
    </w:p>
    <w:p w:rsidR="00000000" w:rsidDel="00000000" w:rsidP="00000000" w:rsidRDefault="00000000" w:rsidRPr="00000000" w14:paraId="0000028E">
      <w:pPr>
        <w:pageBreakBefore w:val="0"/>
        <w:numPr>
          <w:ilvl w:val="1"/>
          <w:numId w:val="25"/>
        </w:numPr>
        <w:ind w:left="1440" w:hanging="360"/>
      </w:pPr>
      <w:r w:rsidDel="00000000" w:rsidR="00000000" w:rsidRPr="00000000">
        <w:rPr>
          <w:rtl w:val="0"/>
        </w:rPr>
        <w:t xml:space="preserve">Phase-1: Enable whitelabeling on the UI layer: This would require a separate cloud instance of &lt;target product&gt; for every customer. The UI layer can be skinned specific to a customer in a pluggable fashion, using static assets.</w:t>
      </w:r>
    </w:p>
    <w:p w:rsidR="00000000" w:rsidDel="00000000" w:rsidP="00000000" w:rsidRDefault="00000000" w:rsidRPr="00000000" w14:paraId="0000028F">
      <w:pPr>
        <w:pageBreakBefore w:val="0"/>
        <w:numPr>
          <w:ilvl w:val="1"/>
          <w:numId w:val="25"/>
        </w:numPr>
        <w:ind w:left="1440" w:hanging="360"/>
      </w:pPr>
      <w:r w:rsidDel="00000000" w:rsidR="00000000" w:rsidRPr="00000000">
        <w:rPr>
          <w:rtl w:val="0"/>
        </w:rPr>
        <w:t xml:space="preserve">Phase-2: The API/Service layer can be enabled to support multi-tenancy while using customer-specific databases to store information. This would give economies of scale and the service layer can be horizontally scaled as per usage. It’ll limit the surface area and will make shipping/evolving features easier. </w:t>
      </w:r>
    </w:p>
    <w:p w:rsidR="00000000" w:rsidDel="00000000" w:rsidP="00000000" w:rsidRDefault="00000000" w:rsidRPr="00000000" w14:paraId="00000290">
      <w:pPr>
        <w:pageBreakBefore w:val="0"/>
        <w:numPr>
          <w:ilvl w:val="1"/>
          <w:numId w:val="25"/>
        </w:numPr>
        <w:ind w:left="1440" w:hanging="360"/>
      </w:pPr>
      <w:r w:rsidDel="00000000" w:rsidR="00000000" w:rsidRPr="00000000">
        <w:rPr>
          <w:rtl w:val="0"/>
        </w:rPr>
        <w:t xml:space="preserve">Phase-3: The data layer can be enabled to support multi-tenant data with an appropriate sharding mechanism. Such a data layer ensures the efficient use of data infrastructure, while enabling high scalability and low running costs. </w:t>
      </w:r>
    </w:p>
    <w:p w:rsidR="00000000" w:rsidDel="00000000" w:rsidP="00000000" w:rsidRDefault="00000000" w:rsidRPr="00000000" w14:paraId="00000291">
      <w:pPr>
        <w:pageBreakBefore w:val="0"/>
        <w:numPr>
          <w:ilvl w:val="0"/>
          <w:numId w:val="25"/>
        </w:numPr>
        <w:spacing w:after="0" w:afterAutospacing="0"/>
        <w:ind w:left="720" w:hanging="360"/>
        <w:rPr>
          <w:u w:val="none"/>
        </w:rPr>
      </w:pPr>
      <w:r w:rsidDel="00000000" w:rsidR="00000000" w:rsidRPr="00000000">
        <w:rPr>
          <w:rtl w:val="0"/>
        </w:rPr>
        <w:t xml:space="preserve">Security:</w:t>
      </w:r>
      <w:r w:rsidDel="00000000" w:rsidR="00000000" w:rsidRPr="00000000">
        <w:rPr>
          <w:rtl w:val="0"/>
        </w:rPr>
      </w:r>
    </w:p>
    <w:p w:rsidR="00000000" w:rsidDel="00000000" w:rsidP="00000000" w:rsidRDefault="00000000" w:rsidRPr="00000000" w14:paraId="00000292">
      <w:pPr>
        <w:pageBreakBefore w:val="0"/>
        <w:widowControl w:val="0"/>
        <w:numPr>
          <w:ilvl w:val="1"/>
          <w:numId w:val="25"/>
        </w:numPr>
        <w:spacing w:after="0" w:afterAutospacing="0" w:before="0" w:beforeAutospacing="0" w:line="272.7422904968262" w:lineRule="auto"/>
        <w:ind w:left="1440" w:right="1007.81005859375" w:hanging="360"/>
      </w:pPr>
      <w:r w:rsidDel="00000000" w:rsidR="00000000" w:rsidRPr="00000000">
        <w:rPr>
          <w:sz w:val="21.989999771118164"/>
          <w:szCs w:val="21.989999771118164"/>
          <w:rtl w:val="0"/>
        </w:rPr>
        <w:t xml:space="preserve">Data Segregation: Have separate databases for each reseller/customer. Having a common database results in increasing the blast radius in the event of an attack or database compromise and provides great access for the attacker. </w:t>
      </w:r>
    </w:p>
    <w:p w:rsidR="00000000" w:rsidDel="00000000" w:rsidP="00000000" w:rsidRDefault="00000000" w:rsidRPr="00000000" w14:paraId="00000293">
      <w:pPr>
        <w:pageBreakBefore w:val="0"/>
        <w:widowControl w:val="0"/>
        <w:numPr>
          <w:ilvl w:val="1"/>
          <w:numId w:val="25"/>
        </w:numPr>
        <w:spacing w:before="0" w:beforeAutospacing="0" w:line="272.7422904968262" w:lineRule="auto"/>
        <w:ind w:left="1440" w:right="1007.81005859375" w:hanging="360"/>
        <w:rPr>
          <w:sz w:val="21.989999771118164"/>
          <w:szCs w:val="21.989999771118164"/>
          <w:u w:val="none"/>
        </w:rPr>
      </w:pPr>
      <w:r w:rsidDel="00000000" w:rsidR="00000000" w:rsidRPr="00000000">
        <w:rPr>
          <w:sz w:val="21.989999771118164"/>
          <w:szCs w:val="21.989999771118164"/>
          <w:rtl w:val="0"/>
        </w:rPr>
        <w:t xml:space="preserve">Administration: Build a system for administrators to manage users and grant them permissions. The administration privileges may be restricted by tenant, by user group, by application, by type of operation, or any possible combination</w:t>
      </w:r>
      <w:r w:rsidDel="00000000" w:rsidR="00000000" w:rsidRPr="00000000">
        <w:rPr>
          <w:rtl w:val="0"/>
        </w:rPr>
      </w:r>
    </w:p>
    <w:p w:rsidR="00000000" w:rsidDel="00000000" w:rsidP="00000000" w:rsidRDefault="00000000" w:rsidRPr="00000000" w14:paraId="00000294">
      <w:pPr>
        <w:pStyle w:val="Heading3"/>
        <w:pageBreakBefore w:val="0"/>
        <w:rPr/>
      </w:pPr>
      <w:bookmarkStart w:colFirst="0" w:colLast="0" w:name="_jzz5ur8pid8t" w:id="54"/>
      <w:bookmarkEnd w:id="54"/>
      <w:r w:rsidDel="00000000" w:rsidR="00000000" w:rsidRPr="00000000">
        <w:rPr>
          <w:rtl w:val="0"/>
        </w:rPr>
        <w:t xml:space="preserve">Pitfalls</w:t>
      </w:r>
    </w:p>
    <w:p w:rsidR="00000000" w:rsidDel="00000000" w:rsidP="00000000" w:rsidRDefault="00000000" w:rsidRPr="00000000" w14:paraId="00000295">
      <w:pPr>
        <w:pageBreakBefore w:val="0"/>
        <w:numPr>
          <w:ilvl w:val="0"/>
          <w:numId w:val="27"/>
        </w:numPr>
        <w:ind w:left="720" w:hanging="360"/>
        <w:rPr/>
      </w:pPr>
      <w:r w:rsidDel="00000000" w:rsidR="00000000" w:rsidRPr="00000000">
        <w:rPr>
          <w:rtl w:val="0"/>
        </w:rPr>
        <w:t xml:space="preserve">&lt;target product&gt; 3.0 has a very limited customer base (Most of the customers are still on 2.x). The reasons for it are not clear. Before charting on a managed cloud offering, the &lt;target product&gt; 3.0 adoption should be increased first. This will highlight any teething issue of the new platform. The new platform should be functionally stable, in order to make it a managed cloud offering.</w:t>
      </w:r>
    </w:p>
    <w:p w:rsidR="00000000" w:rsidDel="00000000" w:rsidP="00000000" w:rsidRDefault="00000000" w:rsidRPr="00000000" w14:paraId="00000296">
      <w:pPr>
        <w:pageBreakBefore w:val="0"/>
        <w:numPr>
          <w:ilvl w:val="0"/>
          <w:numId w:val="27"/>
        </w:numPr>
        <w:ind w:left="720" w:hanging="360"/>
        <w:rPr/>
      </w:pPr>
      <w:r w:rsidDel="00000000" w:rsidR="00000000" w:rsidRPr="00000000">
        <w:rPr>
          <w:rtl w:val="0"/>
        </w:rPr>
        <w:t xml:space="preserve">There are very limited (almost none) SRE tools/practices in operation. Investment should be done on building a robust SRE team, to be able to manage a cloud offering efficiently.</w:t>
      </w:r>
    </w:p>
    <w:p w:rsidR="00000000" w:rsidDel="00000000" w:rsidP="00000000" w:rsidRDefault="00000000" w:rsidRPr="00000000" w14:paraId="00000297">
      <w:pPr>
        <w:pageBreakBefore w:val="0"/>
        <w:numPr>
          <w:ilvl w:val="0"/>
          <w:numId w:val="27"/>
        </w:numPr>
        <w:ind w:left="720" w:hanging="360"/>
      </w:pPr>
      <w:r w:rsidDel="00000000" w:rsidR="00000000" w:rsidRPr="00000000">
        <w:rPr>
          <w:rtl w:val="0"/>
        </w:rPr>
        <w:t xml:space="preserve">Multi-tenancy will require a considerable amount of changes across all the layers (UI, API/Service &amp; data). The market appetite should be gauged before starting such across the board change. Customer interest should be factored in to ensure the adoption numbers. A thin slice phased approach will give maximum return, while ensuring the changes are made in an iterative fashion. </w:t>
      </w:r>
    </w:p>
    <w:p w:rsidR="00000000" w:rsidDel="00000000" w:rsidP="00000000" w:rsidRDefault="00000000" w:rsidRPr="00000000" w14:paraId="00000298">
      <w:pPr>
        <w:pStyle w:val="Heading3"/>
        <w:pageBreakBefore w:val="0"/>
        <w:rPr/>
      </w:pPr>
      <w:bookmarkStart w:colFirst="0" w:colLast="0" w:name="_gfxa60qhmawy" w:id="55"/>
      <w:bookmarkEnd w:id="55"/>
      <w:r w:rsidDel="00000000" w:rsidR="00000000" w:rsidRPr="00000000">
        <w:rPr>
          <w:rtl w:val="0"/>
        </w:rPr>
      </w:r>
    </w:p>
    <w:p w:rsidR="00000000" w:rsidDel="00000000" w:rsidP="00000000" w:rsidRDefault="00000000" w:rsidRPr="00000000" w14:paraId="00000299">
      <w:pPr>
        <w:pStyle w:val="Heading3"/>
        <w:pageBreakBefore w:val="0"/>
        <w:rPr/>
      </w:pPr>
      <w:bookmarkStart w:colFirst="0" w:colLast="0" w:name="_hk6tggu7zzi9" w:id="56"/>
      <w:bookmarkEnd w:id="56"/>
      <w:r w:rsidDel="00000000" w:rsidR="00000000" w:rsidRPr="00000000">
        <w:rPr>
          <w:rtl w:val="0"/>
        </w:rPr>
        <w:t xml:space="preserve">High level effort estimate for building above capabilities</w:t>
      </w:r>
    </w:p>
    <w:p w:rsidR="00000000" w:rsidDel="00000000" w:rsidP="00000000" w:rsidRDefault="00000000" w:rsidRPr="00000000" w14:paraId="0000029A">
      <w:pPr>
        <w:pageBreakBefore w:val="0"/>
        <w:rPr/>
      </w:pPr>
      <w:r w:rsidDel="00000000" w:rsidR="00000000" w:rsidRPr="00000000">
        <w:rPr>
          <w:rtl w:val="0"/>
        </w:rPr>
      </w:r>
    </w:p>
    <w:tbl>
      <w:tblPr>
        <w:tblStyle w:val="Table4"/>
        <w:tblW w:w="9690.0" w:type="dxa"/>
        <w:jc w:val="left"/>
        <w:tblInd w:w="140.0" w:type="pct"/>
        <w:tblBorders>
          <w:top w:color="9e9e9e" w:space="0" w:sz="8" w:val="single"/>
          <w:left w:color="9e9e9e" w:space="0" w:sz="8" w:val="single"/>
          <w:bottom w:color="9e9e9e" w:space="0" w:sz="8" w:val="single"/>
          <w:right w:color="9e9e9e" w:space="0" w:sz="8" w:val="single"/>
          <w:insideH w:color="9e9e9e" w:space="0" w:sz="8" w:val="single"/>
          <w:insideV w:color="9e9e9e" w:space="0" w:sz="8" w:val="single"/>
        </w:tblBorders>
        <w:tblLayout w:type="fixed"/>
        <w:tblLook w:val="0600"/>
      </w:tblPr>
      <w:tblGrid>
        <w:gridCol w:w="4140"/>
        <w:gridCol w:w="2880"/>
        <w:gridCol w:w="2670"/>
        <w:tblGridChange w:id="0">
          <w:tblGrid>
            <w:gridCol w:w="4140"/>
            <w:gridCol w:w="2880"/>
            <w:gridCol w:w="2670"/>
          </w:tblGrid>
        </w:tblGridChange>
      </w:tblGrid>
      <w:tr>
        <w:trPr>
          <w:cantSplit w:val="0"/>
          <w:trHeight w:val="620" w:hRule="atLeast"/>
          <w:tblHeader w:val="0"/>
        </w:trPr>
        <w:tc>
          <w:tcPr>
            <w:tcBorders>
              <w:top w:color="d9d9d9" w:space="0" w:sz="8" w:val="single"/>
              <w:left w:color="d9d9d9" w:space="0" w:sz="8" w:val="single"/>
              <w:bottom w:color="d9d9d9" w:space="0" w:sz="8" w:val="single"/>
              <w:right w:color="d9d9d9" w:space="0" w:sz="8" w:val="single"/>
            </w:tcBorders>
            <w:shd w:fill="0b5394" w:val="clear"/>
            <w:tcMar>
              <w:top w:w="140.0" w:type="dxa"/>
              <w:left w:w="140.0" w:type="dxa"/>
              <w:bottom w:w="140.0" w:type="dxa"/>
              <w:right w:w="140.0" w:type="dxa"/>
            </w:tcMar>
            <w:vAlign w:val="center"/>
          </w:tcPr>
          <w:p w:rsidR="00000000" w:rsidDel="00000000" w:rsidP="00000000" w:rsidRDefault="00000000" w:rsidRPr="00000000" w14:paraId="0000029B">
            <w:pPr>
              <w:pageBreakBefore w:val="0"/>
              <w:widowControl w:val="0"/>
              <w:spacing w:line="240" w:lineRule="auto"/>
              <w:jc w:val="center"/>
              <w:rPr>
                <w:b w:val="1"/>
                <w:color w:val="ffffff"/>
              </w:rPr>
            </w:pPr>
            <w:r w:rsidDel="00000000" w:rsidR="00000000" w:rsidRPr="00000000">
              <w:rPr>
                <w:b w:val="1"/>
                <w:color w:val="ffffff"/>
                <w:rtl w:val="0"/>
              </w:rPr>
              <w:t xml:space="preserve">Capability</w:t>
            </w:r>
          </w:p>
        </w:tc>
        <w:tc>
          <w:tcPr>
            <w:tcBorders>
              <w:top w:color="d9d9d9" w:space="0" w:sz="8" w:val="single"/>
              <w:left w:color="d9d9d9" w:space="0" w:sz="8" w:val="single"/>
              <w:bottom w:color="d9d9d9" w:space="0" w:sz="8" w:val="single"/>
              <w:right w:color="d9d9d9" w:space="0" w:sz="8" w:val="single"/>
            </w:tcBorders>
            <w:shd w:fill="0b5394" w:val="clear"/>
            <w:tcMar>
              <w:top w:w="140.0" w:type="dxa"/>
              <w:left w:w="140.0" w:type="dxa"/>
              <w:bottom w:w="140.0" w:type="dxa"/>
              <w:right w:w="140.0" w:type="dxa"/>
            </w:tcMar>
            <w:vAlign w:val="center"/>
          </w:tcPr>
          <w:p w:rsidR="00000000" w:rsidDel="00000000" w:rsidP="00000000" w:rsidRDefault="00000000" w:rsidRPr="00000000" w14:paraId="0000029C">
            <w:pPr>
              <w:pageBreakBefore w:val="0"/>
              <w:widowControl w:val="0"/>
              <w:spacing w:line="240" w:lineRule="auto"/>
              <w:jc w:val="center"/>
              <w:rPr>
                <w:b w:val="1"/>
                <w:color w:val="ffffff"/>
              </w:rPr>
            </w:pPr>
            <w:r w:rsidDel="00000000" w:rsidR="00000000" w:rsidRPr="00000000">
              <w:rPr>
                <w:b w:val="1"/>
                <w:color w:val="ffffff"/>
                <w:rtl w:val="0"/>
              </w:rPr>
              <w:t xml:space="preserve">Complexity</w:t>
            </w:r>
          </w:p>
        </w:tc>
        <w:tc>
          <w:tcPr>
            <w:tcBorders>
              <w:top w:color="d9d9d9" w:space="0" w:sz="8" w:val="single"/>
              <w:left w:color="d9d9d9" w:space="0" w:sz="8" w:val="single"/>
              <w:bottom w:color="d9d9d9" w:space="0" w:sz="8" w:val="single"/>
              <w:right w:color="d9d9d9" w:space="0" w:sz="8" w:val="single"/>
            </w:tcBorders>
            <w:shd w:fill="0b5394" w:val="clear"/>
            <w:tcMar>
              <w:top w:w="140.0" w:type="dxa"/>
              <w:left w:w="140.0" w:type="dxa"/>
              <w:bottom w:w="140.0" w:type="dxa"/>
              <w:right w:w="140.0" w:type="dxa"/>
            </w:tcMar>
            <w:vAlign w:val="center"/>
          </w:tcPr>
          <w:p w:rsidR="00000000" w:rsidDel="00000000" w:rsidP="00000000" w:rsidRDefault="00000000" w:rsidRPr="00000000" w14:paraId="0000029D">
            <w:pPr>
              <w:pageBreakBefore w:val="0"/>
              <w:widowControl w:val="0"/>
              <w:spacing w:line="240" w:lineRule="auto"/>
              <w:jc w:val="center"/>
              <w:rPr>
                <w:b w:val="1"/>
                <w:color w:val="ffffff"/>
              </w:rPr>
            </w:pPr>
            <w:r w:rsidDel="00000000" w:rsidR="00000000" w:rsidRPr="00000000">
              <w:rPr>
                <w:b w:val="1"/>
                <w:color w:val="ffffff"/>
                <w:rtl w:val="0"/>
              </w:rPr>
              <w:t xml:space="preserve">High Level Effort Estimate</w:t>
            </w:r>
          </w:p>
        </w:tc>
      </w:tr>
      <w:tr>
        <w:trPr>
          <w:cantSplit w:val="0"/>
          <w:trHeight w:val="460" w:hRule="atLeast"/>
          <w:tblHeader w:val="0"/>
        </w:trPr>
        <w:tc>
          <w:tcPr>
            <w:tcBorders>
              <w:top w:color="d9d9d9" w:space="0" w:sz="8" w:val="single"/>
              <w:left w:color="d9d9d9" w:space="0" w:sz="8" w:val="single"/>
              <w:bottom w:color="d9d9d9" w:space="0" w:sz="8" w:val="single"/>
              <w:right w:color="d9d9d9" w:space="0" w:sz="8" w:val="single"/>
            </w:tcBorders>
            <w:tcMar>
              <w:top w:w="140.0" w:type="dxa"/>
              <w:left w:w="140.0" w:type="dxa"/>
              <w:bottom w:w="140.0" w:type="dxa"/>
              <w:right w:w="140.0" w:type="dxa"/>
            </w:tcMar>
            <w:vAlign w:val="top"/>
          </w:tcPr>
          <w:p w:rsidR="00000000" w:rsidDel="00000000" w:rsidP="00000000" w:rsidRDefault="00000000" w:rsidRPr="00000000" w14:paraId="0000029E">
            <w:pPr>
              <w:pageBreakBefore w:val="0"/>
              <w:rPr/>
            </w:pPr>
            <w:r w:rsidDel="00000000" w:rsidR="00000000" w:rsidRPr="00000000">
              <w:rPr>
                <w:rtl w:val="0"/>
              </w:rPr>
              <w:t xml:space="preserve">Integrated development workflow</w:t>
            </w:r>
            <w:r w:rsidDel="00000000" w:rsidR="00000000" w:rsidRPr="00000000">
              <w:rPr>
                <w:rtl w:val="0"/>
              </w:rPr>
            </w:r>
          </w:p>
        </w:tc>
        <w:tc>
          <w:tcPr>
            <w:tcBorders>
              <w:top w:color="d9d9d9" w:space="0" w:sz="8" w:val="single"/>
              <w:left w:color="d9d9d9" w:space="0" w:sz="8" w:val="single"/>
              <w:bottom w:color="d9d9d9" w:space="0" w:sz="8" w:val="single"/>
              <w:right w:color="d9d9d9" w:space="0" w:sz="8" w:val="single"/>
            </w:tcBorders>
            <w:tcMar>
              <w:top w:w="140.0" w:type="dxa"/>
              <w:left w:w="140.0" w:type="dxa"/>
              <w:bottom w:w="140.0" w:type="dxa"/>
              <w:right w:w="140.0" w:type="dxa"/>
            </w:tcMar>
            <w:vAlign w:val="top"/>
          </w:tcPr>
          <w:p w:rsidR="00000000" w:rsidDel="00000000" w:rsidP="00000000" w:rsidRDefault="00000000" w:rsidRPr="00000000" w14:paraId="0000029F">
            <w:pPr>
              <w:pageBreakBefore w:val="0"/>
              <w:widowControl w:val="0"/>
              <w:spacing w:line="240" w:lineRule="auto"/>
              <w:rPr/>
            </w:pPr>
            <w:r w:rsidDel="00000000" w:rsidR="00000000" w:rsidRPr="00000000">
              <w:rPr>
                <w:rtl w:val="0"/>
              </w:rPr>
              <w:t xml:space="preserve">Low</w:t>
            </w:r>
          </w:p>
          <w:p w:rsidR="00000000" w:rsidDel="00000000" w:rsidP="00000000" w:rsidRDefault="00000000" w:rsidRPr="00000000" w14:paraId="000002A0">
            <w:pPr>
              <w:pageBreakBefore w:val="0"/>
              <w:widowControl w:val="0"/>
              <w:spacing w:line="240" w:lineRule="auto"/>
              <w:rPr/>
            </w:pPr>
            <w:r w:rsidDel="00000000" w:rsidR="00000000" w:rsidRPr="00000000">
              <w:rPr>
                <w:rtl w:val="0"/>
              </w:rPr>
            </w:r>
          </w:p>
        </w:tc>
        <w:tc>
          <w:tcPr>
            <w:tcBorders>
              <w:top w:color="d9d9d9" w:space="0" w:sz="8" w:val="single"/>
              <w:left w:color="d9d9d9" w:space="0" w:sz="8" w:val="single"/>
              <w:bottom w:color="d9d9d9" w:space="0" w:sz="8" w:val="single"/>
              <w:right w:color="d9d9d9" w:space="0" w:sz="8" w:val="single"/>
            </w:tcBorders>
            <w:tcMar>
              <w:top w:w="140.0" w:type="dxa"/>
              <w:left w:w="140.0" w:type="dxa"/>
              <w:bottom w:w="140.0" w:type="dxa"/>
              <w:right w:w="140.0" w:type="dxa"/>
            </w:tcMar>
            <w:vAlign w:val="top"/>
          </w:tcPr>
          <w:p w:rsidR="00000000" w:rsidDel="00000000" w:rsidP="00000000" w:rsidRDefault="00000000" w:rsidRPr="00000000" w14:paraId="000002A1">
            <w:pPr>
              <w:pageBreakBefore w:val="0"/>
              <w:widowControl w:val="0"/>
              <w:spacing w:line="240" w:lineRule="auto"/>
              <w:rPr/>
            </w:pPr>
            <w:r w:rsidDel="00000000" w:rsidR="00000000" w:rsidRPr="00000000">
              <w:rPr>
                <w:rtl w:val="0"/>
              </w:rPr>
              <w:t xml:space="preserve">8 weeks</w:t>
            </w:r>
          </w:p>
        </w:tc>
      </w:tr>
      <w:tr>
        <w:trPr>
          <w:cantSplit w:val="0"/>
          <w:trHeight w:val="460" w:hRule="atLeast"/>
          <w:tblHeader w:val="0"/>
        </w:trPr>
        <w:tc>
          <w:tcPr>
            <w:tcBorders>
              <w:top w:color="d9d9d9" w:space="0" w:sz="8" w:val="single"/>
              <w:left w:color="d9d9d9" w:space="0" w:sz="8" w:val="single"/>
              <w:bottom w:color="d9d9d9" w:space="0" w:sz="8" w:val="single"/>
              <w:right w:color="d9d9d9" w:space="0" w:sz="8" w:val="single"/>
            </w:tcBorders>
            <w:tcMar>
              <w:top w:w="140.0" w:type="dxa"/>
              <w:left w:w="140.0" w:type="dxa"/>
              <w:bottom w:w="140.0" w:type="dxa"/>
              <w:right w:w="140.0" w:type="dxa"/>
            </w:tcMar>
            <w:vAlign w:val="top"/>
          </w:tcPr>
          <w:p w:rsidR="00000000" w:rsidDel="00000000" w:rsidP="00000000" w:rsidRDefault="00000000" w:rsidRPr="00000000" w14:paraId="000002A2">
            <w:pPr>
              <w:pageBreakBefore w:val="0"/>
              <w:rPr/>
            </w:pPr>
            <w:r w:rsidDel="00000000" w:rsidR="00000000" w:rsidRPr="00000000">
              <w:rPr>
                <w:rtl w:val="0"/>
              </w:rPr>
              <w:t xml:space="preserve">Configuration management</w:t>
            </w:r>
          </w:p>
        </w:tc>
        <w:tc>
          <w:tcPr>
            <w:tcBorders>
              <w:top w:color="d9d9d9" w:space="0" w:sz="8" w:val="single"/>
              <w:left w:color="d9d9d9" w:space="0" w:sz="8" w:val="single"/>
              <w:bottom w:color="d9d9d9" w:space="0" w:sz="8" w:val="single"/>
              <w:right w:color="d9d9d9" w:space="0" w:sz="8" w:val="single"/>
            </w:tcBorders>
            <w:tcMar>
              <w:top w:w="140.0" w:type="dxa"/>
              <w:left w:w="140.0" w:type="dxa"/>
              <w:bottom w:w="140.0" w:type="dxa"/>
              <w:right w:w="140.0" w:type="dxa"/>
            </w:tcMar>
            <w:vAlign w:val="top"/>
          </w:tcPr>
          <w:p w:rsidR="00000000" w:rsidDel="00000000" w:rsidP="00000000" w:rsidRDefault="00000000" w:rsidRPr="00000000" w14:paraId="000002A3">
            <w:pPr>
              <w:pageBreakBefore w:val="0"/>
              <w:widowControl w:val="0"/>
              <w:spacing w:line="240" w:lineRule="auto"/>
              <w:rPr/>
            </w:pPr>
            <w:r w:rsidDel="00000000" w:rsidR="00000000" w:rsidRPr="00000000">
              <w:rPr>
                <w:rtl w:val="0"/>
              </w:rPr>
              <w:t xml:space="preserve">Medium</w:t>
            </w:r>
          </w:p>
        </w:tc>
        <w:tc>
          <w:tcPr>
            <w:tcBorders>
              <w:top w:color="d9d9d9" w:space="0" w:sz="8" w:val="single"/>
              <w:left w:color="d9d9d9" w:space="0" w:sz="8" w:val="single"/>
              <w:bottom w:color="d9d9d9" w:space="0" w:sz="8" w:val="single"/>
              <w:right w:color="d9d9d9" w:space="0" w:sz="8" w:val="single"/>
            </w:tcBorders>
            <w:tcMar>
              <w:top w:w="140.0" w:type="dxa"/>
              <w:left w:w="140.0" w:type="dxa"/>
              <w:bottom w:w="140.0" w:type="dxa"/>
              <w:right w:w="140.0" w:type="dxa"/>
            </w:tcMar>
            <w:vAlign w:val="top"/>
          </w:tcPr>
          <w:p w:rsidR="00000000" w:rsidDel="00000000" w:rsidP="00000000" w:rsidRDefault="00000000" w:rsidRPr="00000000" w14:paraId="000002A4">
            <w:pPr>
              <w:pageBreakBefore w:val="0"/>
              <w:widowControl w:val="0"/>
              <w:spacing w:line="240" w:lineRule="auto"/>
              <w:rPr/>
            </w:pPr>
            <w:r w:rsidDel="00000000" w:rsidR="00000000" w:rsidRPr="00000000">
              <w:rPr>
                <w:rtl w:val="0"/>
              </w:rPr>
              <w:t xml:space="preserve">16 weeks</w:t>
            </w:r>
          </w:p>
        </w:tc>
      </w:tr>
      <w:tr>
        <w:trPr>
          <w:cantSplit w:val="0"/>
          <w:trHeight w:val="460" w:hRule="atLeast"/>
          <w:tblHeader w:val="0"/>
        </w:trPr>
        <w:tc>
          <w:tcPr>
            <w:tcBorders>
              <w:top w:color="d9d9d9" w:space="0" w:sz="8" w:val="single"/>
              <w:left w:color="d9d9d9" w:space="0" w:sz="8" w:val="single"/>
              <w:bottom w:color="d9d9d9" w:space="0" w:sz="8" w:val="single"/>
              <w:right w:color="d9d9d9" w:space="0" w:sz="8" w:val="single"/>
            </w:tcBorders>
            <w:tcMar>
              <w:top w:w="140.0" w:type="dxa"/>
              <w:left w:w="140.0" w:type="dxa"/>
              <w:bottom w:w="140.0" w:type="dxa"/>
              <w:right w:w="140.0" w:type="dxa"/>
            </w:tcMar>
            <w:vAlign w:val="top"/>
          </w:tcPr>
          <w:p w:rsidR="00000000" w:rsidDel="00000000" w:rsidP="00000000" w:rsidRDefault="00000000" w:rsidRPr="00000000" w14:paraId="000002A5">
            <w:pPr>
              <w:pageBreakBefore w:val="0"/>
              <w:rPr/>
            </w:pPr>
            <w:r w:rsidDel="00000000" w:rsidR="00000000" w:rsidRPr="00000000">
              <w:rPr>
                <w:rtl w:val="0"/>
              </w:rPr>
              <w:t xml:space="preserve">Observability &amp; monitoring</w:t>
            </w:r>
          </w:p>
        </w:tc>
        <w:tc>
          <w:tcPr>
            <w:tcBorders>
              <w:top w:color="d9d9d9" w:space="0" w:sz="8" w:val="single"/>
              <w:left w:color="d9d9d9" w:space="0" w:sz="8" w:val="single"/>
              <w:bottom w:color="d9d9d9" w:space="0" w:sz="8" w:val="single"/>
              <w:right w:color="d9d9d9" w:space="0" w:sz="8" w:val="single"/>
            </w:tcBorders>
            <w:tcMar>
              <w:top w:w="140.0" w:type="dxa"/>
              <w:left w:w="140.0" w:type="dxa"/>
              <w:bottom w:w="140.0" w:type="dxa"/>
              <w:right w:w="140.0" w:type="dxa"/>
            </w:tcMar>
            <w:vAlign w:val="top"/>
          </w:tcPr>
          <w:p w:rsidR="00000000" w:rsidDel="00000000" w:rsidP="00000000" w:rsidRDefault="00000000" w:rsidRPr="00000000" w14:paraId="000002A6">
            <w:pPr>
              <w:pageBreakBefore w:val="0"/>
              <w:widowControl w:val="0"/>
              <w:spacing w:line="240" w:lineRule="auto"/>
              <w:rPr/>
            </w:pPr>
            <w:r w:rsidDel="00000000" w:rsidR="00000000" w:rsidRPr="00000000">
              <w:rPr>
                <w:rtl w:val="0"/>
              </w:rPr>
              <w:t xml:space="preserve">Medium</w:t>
            </w:r>
          </w:p>
        </w:tc>
        <w:tc>
          <w:tcPr>
            <w:tcBorders>
              <w:top w:color="d9d9d9" w:space="0" w:sz="8" w:val="single"/>
              <w:left w:color="d9d9d9" w:space="0" w:sz="8" w:val="single"/>
              <w:bottom w:color="d9d9d9" w:space="0" w:sz="8" w:val="single"/>
              <w:right w:color="d9d9d9" w:space="0" w:sz="8" w:val="single"/>
            </w:tcBorders>
            <w:tcMar>
              <w:top w:w="140.0" w:type="dxa"/>
              <w:left w:w="140.0" w:type="dxa"/>
              <w:bottom w:w="140.0" w:type="dxa"/>
              <w:right w:w="140.0" w:type="dxa"/>
            </w:tcMar>
            <w:vAlign w:val="top"/>
          </w:tcPr>
          <w:p w:rsidR="00000000" w:rsidDel="00000000" w:rsidP="00000000" w:rsidRDefault="00000000" w:rsidRPr="00000000" w14:paraId="000002A7">
            <w:pPr>
              <w:pageBreakBefore w:val="0"/>
              <w:widowControl w:val="0"/>
              <w:spacing w:line="240" w:lineRule="auto"/>
              <w:rPr/>
            </w:pPr>
            <w:r w:rsidDel="00000000" w:rsidR="00000000" w:rsidRPr="00000000">
              <w:rPr>
                <w:rtl w:val="0"/>
              </w:rPr>
              <w:t xml:space="preserve">16 weeks</w:t>
            </w:r>
          </w:p>
        </w:tc>
      </w:tr>
      <w:tr>
        <w:trPr>
          <w:cantSplit w:val="0"/>
          <w:trHeight w:val="460" w:hRule="atLeast"/>
          <w:tblHeader w:val="0"/>
        </w:trPr>
        <w:tc>
          <w:tcPr>
            <w:tcBorders>
              <w:top w:color="d9d9d9" w:space="0" w:sz="8" w:val="single"/>
              <w:left w:color="d9d9d9" w:space="0" w:sz="8" w:val="single"/>
              <w:bottom w:color="d9d9d9" w:space="0" w:sz="8" w:val="single"/>
              <w:right w:color="d9d9d9" w:space="0" w:sz="8" w:val="single"/>
            </w:tcBorders>
            <w:tcMar>
              <w:top w:w="140.0" w:type="dxa"/>
              <w:left w:w="140.0" w:type="dxa"/>
              <w:bottom w:w="140.0" w:type="dxa"/>
              <w:right w:w="140.0" w:type="dxa"/>
            </w:tcMar>
            <w:vAlign w:val="top"/>
          </w:tcPr>
          <w:p w:rsidR="00000000" w:rsidDel="00000000" w:rsidP="00000000" w:rsidRDefault="00000000" w:rsidRPr="00000000" w14:paraId="000002A8">
            <w:pPr>
              <w:pageBreakBefore w:val="0"/>
              <w:rPr/>
            </w:pPr>
            <w:r w:rsidDel="00000000" w:rsidR="00000000" w:rsidRPr="00000000">
              <w:rPr>
                <w:rtl w:val="0"/>
              </w:rPr>
              <w:t xml:space="preserve">Tenancy - Phase 1</w:t>
            </w:r>
          </w:p>
        </w:tc>
        <w:tc>
          <w:tcPr>
            <w:tcBorders>
              <w:top w:color="d9d9d9" w:space="0" w:sz="8" w:val="single"/>
              <w:left w:color="d9d9d9" w:space="0" w:sz="8" w:val="single"/>
              <w:bottom w:color="d9d9d9" w:space="0" w:sz="8" w:val="single"/>
              <w:right w:color="d9d9d9" w:space="0" w:sz="8" w:val="single"/>
            </w:tcBorders>
            <w:tcMar>
              <w:top w:w="140.0" w:type="dxa"/>
              <w:left w:w="140.0" w:type="dxa"/>
              <w:bottom w:w="140.0" w:type="dxa"/>
              <w:right w:w="140.0" w:type="dxa"/>
            </w:tcMar>
            <w:vAlign w:val="top"/>
          </w:tcPr>
          <w:p w:rsidR="00000000" w:rsidDel="00000000" w:rsidP="00000000" w:rsidRDefault="00000000" w:rsidRPr="00000000" w14:paraId="000002A9">
            <w:pPr>
              <w:pageBreakBefore w:val="0"/>
              <w:widowControl w:val="0"/>
              <w:spacing w:line="240" w:lineRule="auto"/>
              <w:rPr/>
            </w:pPr>
            <w:r w:rsidDel="00000000" w:rsidR="00000000" w:rsidRPr="00000000">
              <w:rPr>
                <w:rtl w:val="0"/>
              </w:rPr>
              <w:t xml:space="preserve">Low</w:t>
            </w:r>
          </w:p>
        </w:tc>
        <w:tc>
          <w:tcPr>
            <w:tcBorders>
              <w:top w:color="d9d9d9" w:space="0" w:sz="8" w:val="single"/>
              <w:left w:color="d9d9d9" w:space="0" w:sz="8" w:val="single"/>
              <w:bottom w:color="d9d9d9" w:space="0" w:sz="8" w:val="single"/>
              <w:right w:color="d9d9d9" w:space="0" w:sz="8" w:val="single"/>
            </w:tcBorders>
            <w:tcMar>
              <w:top w:w="140.0" w:type="dxa"/>
              <w:left w:w="140.0" w:type="dxa"/>
              <w:bottom w:w="140.0" w:type="dxa"/>
              <w:right w:w="140.0" w:type="dxa"/>
            </w:tcMar>
            <w:vAlign w:val="top"/>
          </w:tcPr>
          <w:p w:rsidR="00000000" w:rsidDel="00000000" w:rsidP="00000000" w:rsidRDefault="00000000" w:rsidRPr="00000000" w14:paraId="000002AA">
            <w:pPr>
              <w:pageBreakBefore w:val="0"/>
              <w:widowControl w:val="0"/>
              <w:spacing w:line="240" w:lineRule="auto"/>
              <w:rPr/>
            </w:pPr>
            <w:r w:rsidDel="00000000" w:rsidR="00000000" w:rsidRPr="00000000">
              <w:rPr>
                <w:rtl w:val="0"/>
              </w:rPr>
              <w:t xml:space="preserve">8 weeks</w:t>
            </w:r>
          </w:p>
        </w:tc>
      </w:tr>
      <w:tr>
        <w:trPr>
          <w:cantSplit w:val="0"/>
          <w:trHeight w:val="460" w:hRule="atLeast"/>
          <w:tblHeader w:val="0"/>
        </w:trPr>
        <w:tc>
          <w:tcPr>
            <w:tcBorders>
              <w:top w:color="d9d9d9" w:space="0" w:sz="8" w:val="single"/>
              <w:left w:color="d9d9d9" w:space="0" w:sz="8" w:val="single"/>
              <w:bottom w:color="d9d9d9" w:space="0" w:sz="8" w:val="single"/>
              <w:right w:color="d9d9d9" w:space="0" w:sz="8" w:val="single"/>
            </w:tcBorders>
            <w:tcMar>
              <w:top w:w="140.0" w:type="dxa"/>
              <w:left w:w="140.0" w:type="dxa"/>
              <w:bottom w:w="140.0" w:type="dxa"/>
              <w:right w:w="140.0" w:type="dxa"/>
            </w:tcMar>
            <w:vAlign w:val="top"/>
          </w:tcPr>
          <w:p w:rsidR="00000000" w:rsidDel="00000000" w:rsidP="00000000" w:rsidRDefault="00000000" w:rsidRPr="00000000" w14:paraId="000002AB">
            <w:pPr>
              <w:pageBreakBefore w:val="0"/>
              <w:rPr/>
            </w:pPr>
            <w:r w:rsidDel="00000000" w:rsidR="00000000" w:rsidRPr="00000000">
              <w:rPr>
                <w:rtl w:val="0"/>
              </w:rPr>
              <w:t xml:space="preserve">Tenancy - Phase 2</w:t>
            </w:r>
          </w:p>
        </w:tc>
        <w:tc>
          <w:tcPr>
            <w:tcBorders>
              <w:top w:color="d9d9d9" w:space="0" w:sz="8" w:val="single"/>
              <w:left w:color="d9d9d9" w:space="0" w:sz="8" w:val="single"/>
              <w:bottom w:color="d9d9d9" w:space="0" w:sz="8" w:val="single"/>
              <w:right w:color="d9d9d9" w:space="0" w:sz="8" w:val="single"/>
            </w:tcBorders>
            <w:tcMar>
              <w:top w:w="140.0" w:type="dxa"/>
              <w:left w:w="140.0" w:type="dxa"/>
              <w:bottom w:w="140.0" w:type="dxa"/>
              <w:right w:w="140.0" w:type="dxa"/>
            </w:tcMar>
            <w:vAlign w:val="top"/>
          </w:tcPr>
          <w:p w:rsidR="00000000" w:rsidDel="00000000" w:rsidP="00000000" w:rsidRDefault="00000000" w:rsidRPr="00000000" w14:paraId="000002AC">
            <w:pPr>
              <w:pageBreakBefore w:val="0"/>
              <w:widowControl w:val="0"/>
              <w:spacing w:line="240" w:lineRule="auto"/>
              <w:rPr/>
            </w:pPr>
            <w:r w:rsidDel="00000000" w:rsidR="00000000" w:rsidRPr="00000000">
              <w:rPr>
                <w:rtl w:val="0"/>
              </w:rPr>
              <w:t xml:space="preserve">High</w:t>
            </w:r>
          </w:p>
        </w:tc>
        <w:tc>
          <w:tcPr>
            <w:tcBorders>
              <w:top w:color="d9d9d9" w:space="0" w:sz="8" w:val="single"/>
              <w:left w:color="d9d9d9" w:space="0" w:sz="8" w:val="single"/>
              <w:bottom w:color="d9d9d9" w:space="0" w:sz="8" w:val="single"/>
              <w:right w:color="d9d9d9" w:space="0" w:sz="8" w:val="single"/>
            </w:tcBorders>
            <w:tcMar>
              <w:top w:w="140.0" w:type="dxa"/>
              <w:left w:w="140.0" w:type="dxa"/>
              <w:bottom w:w="140.0" w:type="dxa"/>
              <w:right w:w="140.0" w:type="dxa"/>
            </w:tcMar>
            <w:vAlign w:val="top"/>
          </w:tcPr>
          <w:p w:rsidR="00000000" w:rsidDel="00000000" w:rsidP="00000000" w:rsidRDefault="00000000" w:rsidRPr="00000000" w14:paraId="000002AD">
            <w:pPr>
              <w:pageBreakBefore w:val="0"/>
              <w:widowControl w:val="0"/>
              <w:spacing w:line="240" w:lineRule="auto"/>
              <w:rPr/>
            </w:pPr>
            <w:r w:rsidDel="00000000" w:rsidR="00000000" w:rsidRPr="00000000">
              <w:rPr>
                <w:rtl w:val="0"/>
              </w:rPr>
              <w:t xml:space="preserve">24 weeks</w:t>
            </w:r>
          </w:p>
        </w:tc>
      </w:tr>
      <w:tr>
        <w:trPr>
          <w:cantSplit w:val="0"/>
          <w:trHeight w:val="460" w:hRule="atLeast"/>
          <w:tblHeader w:val="0"/>
        </w:trPr>
        <w:tc>
          <w:tcPr>
            <w:tcBorders>
              <w:top w:color="d9d9d9" w:space="0" w:sz="8" w:val="single"/>
              <w:left w:color="d9d9d9" w:space="0" w:sz="8" w:val="single"/>
              <w:bottom w:color="d9d9d9" w:space="0" w:sz="8" w:val="single"/>
              <w:right w:color="d9d9d9" w:space="0" w:sz="8" w:val="single"/>
            </w:tcBorders>
            <w:tcMar>
              <w:top w:w="140.0" w:type="dxa"/>
              <w:left w:w="140.0" w:type="dxa"/>
              <w:bottom w:w="140.0" w:type="dxa"/>
              <w:right w:w="140.0" w:type="dxa"/>
            </w:tcMar>
            <w:vAlign w:val="top"/>
          </w:tcPr>
          <w:p w:rsidR="00000000" w:rsidDel="00000000" w:rsidP="00000000" w:rsidRDefault="00000000" w:rsidRPr="00000000" w14:paraId="000002AE">
            <w:pPr>
              <w:pageBreakBefore w:val="0"/>
              <w:rPr/>
            </w:pPr>
            <w:r w:rsidDel="00000000" w:rsidR="00000000" w:rsidRPr="00000000">
              <w:rPr>
                <w:rtl w:val="0"/>
              </w:rPr>
              <w:t xml:space="preserve">Tenancy - Phase 3</w:t>
            </w:r>
          </w:p>
        </w:tc>
        <w:tc>
          <w:tcPr>
            <w:tcBorders>
              <w:top w:color="d9d9d9" w:space="0" w:sz="8" w:val="single"/>
              <w:left w:color="d9d9d9" w:space="0" w:sz="8" w:val="single"/>
              <w:bottom w:color="d9d9d9" w:space="0" w:sz="8" w:val="single"/>
              <w:right w:color="d9d9d9" w:space="0" w:sz="8" w:val="single"/>
            </w:tcBorders>
            <w:tcMar>
              <w:top w:w="140.0" w:type="dxa"/>
              <w:left w:w="140.0" w:type="dxa"/>
              <w:bottom w:w="140.0" w:type="dxa"/>
              <w:right w:w="140.0" w:type="dxa"/>
            </w:tcMar>
            <w:vAlign w:val="top"/>
          </w:tcPr>
          <w:p w:rsidR="00000000" w:rsidDel="00000000" w:rsidP="00000000" w:rsidRDefault="00000000" w:rsidRPr="00000000" w14:paraId="000002AF">
            <w:pPr>
              <w:pageBreakBefore w:val="0"/>
              <w:widowControl w:val="0"/>
              <w:spacing w:line="240" w:lineRule="auto"/>
              <w:rPr/>
            </w:pPr>
            <w:r w:rsidDel="00000000" w:rsidR="00000000" w:rsidRPr="00000000">
              <w:rPr>
                <w:rtl w:val="0"/>
              </w:rPr>
              <w:t xml:space="preserve">Medium</w:t>
            </w:r>
          </w:p>
        </w:tc>
        <w:tc>
          <w:tcPr>
            <w:tcBorders>
              <w:top w:color="d9d9d9" w:space="0" w:sz="8" w:val="single"/>
              <w:left w:color="d9d9d9" w:space="0" w:sz="8" w:val="single"/>
              <w:bottom w:color="d9d9d9" w:space="0" w:sz="8" w:val="single"/>
              <w:right w:color="d9d9d9" w:space="0" w:sz="8" w:val="single"/>
            </w:tcBorders>
            <w:tcMar>
              <w:top w:w="140.0" w:type="dxa"/>
              <w:left w:w="140.0" w:type="dxa"/>
              <w:bottom w:w="140.0" w:type="dxa"/>
              <w:right w:w="140.0" w:type="dxa"/>
            </w:tcMar>
            <w:vAlign w:val="top"/>
          </w:tcPr>
          <w:p w:rsidR="00000000" w:rsidDel="00000000" w:rsidP="00000000" w:rsidRDefault="00000000" w:rsidRPr="00000000" w14:paraId="000002B0">
            <w:pPr>
              <w:pageBreakBefore w:val="0"/>
              <w:widowControl w:val="0"/>
              <w:spacing w:line="240" w:lineRule="auto"/>
              <w:rPr/>
            </w:pPr>
            <w:r w:rsidDel="00000000" w:rsidR="00000000" w:rsidRPr="00000000">
              <w:rPr>
                <w:rtl w:val="0"/>
              </w:rPr>
              <w:t xml:space="preserve">16 weeks</w:t>
            </w:r>
          </w:p>
        </w:tc>
      </w:tr>
      <w:tr>
        <w:trPr>
          <w:cantSplit w:val="0"/>
          <w:trHeight w:val="460" w:hRule="atLeast"/>
          <w:tblHeader w:val="0"/>
        </w:trPr>
        <w:tc>
          <w:tcPr>
            <w:tcBorders>
              <w:top w:color="d9d9d9" w:space="0" w:sz="8" w:val="single"/>
              <w:left w:color="d9d9d9" w:space="0" w:sz="8" w:val="single"/>
              <w:bottom w:color="d9d9d9" w:space="0" w:sz="8" w:val="single"/>
              <w:right w:color="d9d9d9" w:space="0" w:sz="8" w:val="single"/>
            </w:tcBorders>
            <w:tcMar>
              <w:top w:w="140.0" w:type="dxa"/>
              <w:left w:w="140.0" w:type="dxa"/>
              <w:bottom w:w="140.0" w:type="dxa"/>
              <w:right w:w="140.0" w:type="dxa"/>
            </w:tcMar>
            <w:vAlign w:val="top"/>
          </w:tcPr>
          <w:p w:rsidR="00000000" w:rsidDel="00000000" w:rsidP="00000000" w:rsidRDefault="00000000" w:rsidRPr="00000000" w14:paraId="000002B1">
            <w:pPr>
              <w:pageBreakBefore w:val="0"/>
              <w:rPr/>
            </w:pPr>
            <w:r w:rsidDel="00000000" w:rsidR="00000000" w:rsidRPr="00000000">
              <w:rPr>
                <w:rtl w:val="0"/>
              </w:rPr>
              <w:t xml:space="preserve">Security - Data Segregation</w:t>
            </w:r>
          </w:p>
        </w:tc>
        <w:tc>
          <w:tcPr>
            <w:tcBorders>
              <w:top w:color="d9d9d9" w:space="0" w:sz="8" w:val="single"/>
              <w:left w:color="d9d9d9" w:space="0" w:sz="8" w:val="single"/>
              <w:bottom w:color="d9d9d9" w:space="0" w:sz="8" w:val="single"/>
              <w:right w:color="d9d9d9" w:space="0" w:sz="8" w:val="single"/>
            </w:tcBorders>
            <w:tcMar>
              <w:top w:w="140.0" w:type="dxa"/>
              <w:left w:w="140.0" w:type="dxa"/>
              <w:bottom w:w="140.0" w:type="dxa"/>
              <w:right w:w="140.0" w:type="dxa"/>
            </w:tcMar>
            <w:vAlign w:val="top"/>
          </w:tcPr>
          <w:p w:rsidR="00000000" w:rsidDel="00000000" w:rsidP="00000000" w:rsidRDefault="00000000" w:rsidRPr="00000000" w14:paraId="000002B2">
            <w:pPr>
              <w:pageBreakBefore w:val="0"/>
              <w:widowControl w:val="0"/>
              <w:spacing w:line="240" w:lineRule="auto"/>
              <w:rPr/>
            </w:pPr>
            <w:r w:rsidDel="00000000" w:rsidR="00000000" w:rsidRPr="00000000">
              <w:rPr>
                <w:rtl w:val="0"/>
              </w:rPr>
              <w:t xml:space="preserve">Low</w:t>
            </w:r>
          </w:p>
        </w:tc>
        <w:tc>
          <w:tcPr>
            <w:tcBorders>
              <w:top w:color="d9d9d9" w:space="0" w:sz="8" w:val="single"/>
              <w:left w:color="d9d9d9" w:space="0" w:sz="8" w:val="single"/>
              <w:bottom w:color="d9d9d9" w:space="0" w:sz="8" w:val="single"/>
              <w:right w:color="d9d9d9" w:space="0" w:sz="8" w:val="single"/>
            </w:tcBorders>
            <w:tcMar>
              <w:top w:w="140.0" w:type="dxa"/>
              <w:left w:w="140.0" w:type="dxa"/>
              <w:bottom w:w="140.0" w:type="dxa"/>
              <w:right w:w="140.0" w:type="dxa"/>
            </w:tcMar>
            <w:vAlign w:val="top"/>
          </w:tcPr>
          <w:p w:rsidR="00000000" w:rsidDel="00000000" w:rsidP="00000000" w:rsidRDefault="00000000" w:rsidRPr="00000000" w14:paraId="000002B3">
            <w:pPr>
              <w:pageBreakBefore w:val="0"/>
              <w:widowControl w:val="0"/>
              <w:spacing w:line="240" w:lineRule="auto"/>
              <w:rPr/>
            </w:pPr>
            <w:r w:rsidDel="00000000" w:rsidR="00000000" w:rsidRPr="00000000">
              <w:rPr>
                <w:rtl w:val="0"/>
              </w:rPr>
              <w:t xml:space="preserve">4 weeks</w:t>
            </w:r>
          </w:p>
        </w:tc>
      </w:tr>
      <w:tr>
        <w:trPr>
          <w:cantSplit w:val="0"/>
          <w:trHeight w:val="460" w:hRule="atLeast"/>
          <w:tblHeader w:val="0"/>
        </w:trPr>
        <w:tc>
          <w:tcPr>
            <w:tcBorders>
              <w:top w:color="d9d9d9" w:space="0" w:sz="8" w:val="single"/>
              <w:left w:color="d9d9d9" w:space="0" w:sz="8" w:val="single"/>
              <w:bottom w:color="d9d9d9" w:space="0" w:sz="8" w:val="single"/>
              <w:right w:color="d9d9d9" w:space="0" w:sz="8" w:val="single"/>
            </w:tcBorders>
            <w:tcMar>
              <w:top w:w="140.0" w:type="dxa"/>
              <w:left w:w="140.0" w:type="dxa"/>
              <w:bottom w:w="140.0" w:type="dxa"/>
              <w:right w:w="140.0" w:type="dxa"/>
            </w:tcMar>
            <w:vAlign w:val="top"/>
          </w:tcPr>
          <w:p w:rsidR="00000000" w:rsidDel="00000000" w:rsidP="00000000" w:rsidRDefault="00000000" w:rsidRPr="00000000" w14:paraId="000002B4">
            <w:pPr>
              <w:pageBreakBefore w:val="0"/>
              <w:rPr/>
            </w:pPr>
            <w:r w:rsidDel="00000000" w:rsidR="00000000" w:rsidRPr="00000000">
              <w:rPr>
                <w:rtl w:val="0"/>
              </w:rPr>
              <w:t xml:space="preserve">Security - Administration</w:t>
            </w:r>
          </w:p>
        </w:tc>
        <w:tc>
          <w:tcPr>
            <w:tcBorders>
              <w:top w:color="d9d9d9" w:space="0" w:sz="8" w:val="single"/>
              <w:left w:color="d9d9d9" w:space="0" w:sz="8" w:val="single"/>
              <w:bottom w:color="d9d9d9" w:space="0" w:sz="8" w:val="single"/>
              <w:right w:color="d9d9d9" w:space="0" w:sz="8" w:val="single"/>
            </w:tcBorders>
            <w:tcMar>
              <w:top w:w="140.0" w:type="dxa"/>
              <w:left w:w="140.0" w:type="dxa"/>
              <w:bottom w:w="140.0" w:type="dxa"/>
              <w:right w:w="140.0" w:type="dxa"/>
            </w:tcMar>
            <w:vAlign w:val="top"/>
          </w:tcPr>
          <w:p w:rsidR="00000000" w:rsidDel="00000000" w:rsidP="00000000" w:rsidRDefault="00000000" w:rsidRPr="00000000" w14:paraId="000002B5">
            <w:pPr>
              <w:pageBreakBefore w:val="0"/>
              <w:widowControl w:val="0"/>
              <w:spacing w:line="240" w:lineRule="auto"/>
              <w:rPr/>
            </w:pPr>
            <w:r w:rsidDel="00000000" w:rsidR="00000000" w:rsidRPr="00000000">
              <w:rPr>
                <w:rtl w:val="0"/>
              </w:rPr>
              <w:t xml:space="preserve">Low</w:t>
            </w:r>
          </w:p>
        </w:tc>
        <w:tc>
          <w:tcPr>
            <w:tcBorders>
              <w:top w:color="d9d9d9" w:space="0" w:sz="8" w:val="single"/>
              <w:left w:color="d9d9d9" w:space="0" w:sz="8" w:val="single"/>
              <w:bottom w:color="d9d9d9" w:space="0" w:sz="8" w:val="single"/>
              <w:right w:color="d9d9d9" w:space="0" w:sz="8" w:val="single"/>
            </w:tcBorders>
            <w:tcMar>
              <w:top w:w="140.0" w:type="dxa"/>
              <w:left w:w="140.0" w:type="dxa"/>
              <w:bottom w:w="140.0" w:type="dxa"/>
              <w:right w:w="140.0" w:type="dxa"/>
            </w:tcMar>
            <w:vAlign w:val="top"/>
          </w:tcPr>
          <w:p w:rsidR="00000000" w:rsidDel="00000000" w:rsidP="00000000" w:rsidRDefault="00000000" w:rsidRPr="00000000" w14:paraId="000002B6">
            <w:pPr>
              <w:pageBreakBefore w:val="0"/>
              <w:widowControl w:val="0"/>
              <w:spacing w:line="240" w:lineRule="auto"/>
              <w:rPr/>
            </w:pPr>
            <w:r w:rsidDel="00000000" w:rsidR="00000000" w:rsidRPr="00000000">
              <w:rPr>
                <w:rtl w:val="0"/>
              </w:rPr>
              <w:t xml:space="preserve">8 weeks</w:t>
            </w:r>
          </w:p>
        </w:tc>
      </w:tr>
    </w:tbl>
    <w:p w:rsidR="00000000" w:rsidDel="00000000" w:rsidP="00000000" w:rsidRDefault="00000000" w:rsidRPr="00000000" w14:paraId="000002B7">
      <w:pPr>
        <w:pStyle w:val="Heading1"/>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00" w:line="300" w:lineRule="auto"/>
        <w:ind w:left="0" w:right="0" w:firstLine="0"/>
        <w:jc w:val="left"/>
        <w:rPr>
          <w:color w:val="0b5394"/>
        </w:rPr>
      </w:pPr>
      <w:bookmarkStart w:colFirst="0" w:colLast="0" w:name="_lka7kzrzicb5" w:id="57"/>
      <w:bookmarkEnd w:id="57"/>
      <w:r w:rsidDel="00000000" w:rsidR="00000000" w:rsidRPr="00000000">
        <w:rPr>
          <w:color w:val="0b5394"/>
          <w:rtl w:val="0"/>
        </w:rPr>
        <w:t xml:space="preserve">Initial assessment - </w:t>
      </w:r>
      <w:r w:rsidDel="00000000" w:rsidR="00000000" w:rsidRPr="00000000">
        <w:rPr>
          <w:color w:val="0b5394"/>
          <w:rtl w:val="0"/>
        </w:rPr>
        <w:t xml:space="preserve">Product1</w:t>
      </w:r>
      <w:r w:rsidDel="00000000" w:rsidR="00000000" w:rsidRPr="00000000">
        <w:rPr>
          <w:color w:val="0b5394"/>
          <w:rtl w:val="0"/>
        </w:rPr>
        <w:t xml:space="preserve"> &amp; &lt;target product&gt; </w:t>
      </w:r>
      <w:r w:rsidDel="00000000" w:rsidR="00000000" w:rsidRPr="00000000">
        <w:rPr>
          <w:color w:val="0b5394"/>
          <w:rtl w:val="0"/>
        </w:rPr>
        <w:t xml:space="preserve">features*</w:t>
      </w:r>
      <w:r w:rsidDel="00000000" w:rsidR="00000000" w:rsidRPr="00000000">
        <w:rPr>
          <w:rtl w:val="0"/>
        </w:rPr>
      </w:r>
    </w:p>
    <w:p w:rsidR="00000000" w:rsidDel="00000000" w:rsidP="00000000" w:rsidRDefault="00000000" w:rsidRPr="00000000" w14:paraId="000002B8">
      <w:pPr>
        <w:pStyle w:val="Heading2"/>
        <w:pageBreakBefore w:val="0"/>
        <w:rPr>
          <w:b w:val="1"/>
        </w:rPr>
      </w:pPr>
      <w:bookmarkStart w:colFirst="0" w:colLast="0" w:name="_vjohkaisvr09" w:id="58"/>
      <w:bookmarkEnd w:id="58"/>
      <w:r w:rsidDel="00000000" w:rsidR="00000000" w:rsidRPr="00000000">
        <w:rPr>
          <w:b w:val="1"/>
          <w:rtl w:val="0"/>
        </w:rPr>
        <w:t xml:space="preserve">Feature parity between Product1 and &lt;target product&gt;</w:t>
      </w:r>
    </w:p>
    <w:p w:rsidR="00000000" w:rsidDel="00000000" w:rsidP="00000000" w:rsidRDefault="00000000" w:rsidRPr="00000000" w14:paraId="000002B9">
      <w:pPr>
        <w:pageBreakBefore w:val="0"/>
        <w:numPr>
          <w:ilvl w:val="0"/>
          <w:numId w:val="17"/>
        </w:numPr>
        <w:ind w:left="720" w:hanging="360"/>
        <w:rPr/>
      </w:pPr>
      <w:r w:rsidDel="00000000" w:rsidR="00000000" w:rsidRPr="00000000">
        <w:rPr>
          <w:rtl w:val="0"/>
        </w:rPr>
        <w:t xml:space="preserve">Both Product1 &amp; &lt;target product&gt; have dashboards that provide a quick overview of all the vulnerabilities at an organizational level.</w:t>
      </w:r>
    </w:p>
    <w:p w:rsidR="00000000" w:rsidDel="00000000" w:rsidP="00000000" w:rsidRDefault="00000000" w:rsidRPr="00000000" w14:paraId="000002BA">
      <w:pPr>
        <w:pageBreakBefore w:val="0"/>
        <w:numPr>
          <w:ilvl w:val="0"/>
          <w:numId w:val="17"/>
        </w:numPr>
        <w:ind w:left="720" w:hanging="360"/>
        <w:rPr>
          <w:u w:val="none"/>
        </w:rPr>
      </w:pPr>
      <w:r w:rsidDel="00000000" w:rsidR="00000000" w:rsidRPr="00000000">
        <w:rPr>
          <w:rtl w:val="0"/>
        </w:rPr>
        <w:t xml:space="preserve">Upload scans related to an application and capture the vulnerabilities for observation and action for future.</w:t>
      </w:r>
    </w:p>
    <w:p w:rsidR="00000000" w:rsidDel="00000000" w:rsidP="00000000" w:rsidRDefault="00000000" w:rsidRPr="00000000" w14:paraId="000002BB">
      <w:pPr>
        <w:pageBreakBefore w:val="0"/>
        <w:numPr>
          <w:ilvl w:val="0"/>
          <w:numId w:val="17"/>
        </w:numPr>
        <w:ind w:left="720" w:hanging="360"/>
        <w:rPr/>
      </w:pPr>
      <w:r w:rsidDel="00000000" w:rsidR="00000000" w:rsidRPr="00000000">
        <w:rPr>
          <w:rtl w:val="0"/>
        </w:rPr>
        <w:t xml:space="preserve">Manual Scans - Ability to create scans from scratch (called POCs) and capture the results, observation and action for future.</w:t>
      </w:r>
    </w:p>
    <w:p w:rsidR="00000000" w:rsidDel="00000000" w:rsidP="00000000" w:rsidRDefault="00000000" w:rsidRPr="00000000" w14:paraId="000002BC">
      <w:pPr>
        <w:pageBreakBefore w:val="0"/>
        <w:numPr>
          <w:ilvl w:val="0"/>
          <w:numId w:val="17"/>
        </w:numPr>
        <w:ind w:left="720" w:hanging="360"/>
      </w:pPr>
      <w:r w:rsidDel="00000000" w:rsidR="00000000" w:rsidRPr="00000000">
        <w:rPr>
          <w:rtl w:val="0"/>
        </w:rPr>
        <w:t xml:space="preserve">Ability to track vulnerabilities by asset (server etc)</w:t>
      </w:r>
    </w:p>
    <w:p w:rsidR="00000000" w:rsidDel="00000000" w:rsidP="00000000" w:rsidRDefault="00000000" w:rsidRPr="00000000" w14:paraId="000002BD">
      <w:pPr>
        <w:pStyle w:val="Heading2"/>
        <w:pageBreakBefore w:val="0"/>
        <w:rPr>
          <w:b w:val="1"/>
        </w:rPr>
      </w:pPr>
      <w:bookmarkStart w:colFirst="0" w:colLast="0" w:name="_cg5r7p8maw91" w:id="59"/>
      <w:bookmarkEnd w:id="59"/>
      <w:r w:rsidDel="00000000" w:rsidR="00000000" w:rsidRPr="00000000">
        <w:rPr>
          <w:b w:val="1"/>
          <w:rtl w:val="0"/>
        </w:rPr>
        <w:t xml:space="preserve">Features unique to Product1 that &lt;target product&gt; can benefit from</w:t>
      </w:r>
    </w:p>
    <w:p w:rsidR="00000000" w:rsidDel="00000000" w:rsidP="00000000" w:rsidRDefault="00000000" w:rsidRPr="00000000" w14:paraId="000002BE">
      <w:pPr>
        <w:pageBreakBefore w:val="0"/>
        <w:numPr>
          <w:ilvl w:val="0"/>
          <w:numId w:val="24"/>
        </w:numPr>
        <w:ind w:left="720" w:hanging="360"/>
        <w:rPr>
          <w:u w:val="none"/>
        </w:rPr>
      </w:pPr>
      <w:r w:rsidDel="00000000" w:rsidR="00000000" w:rsidRPr="00000000">
        <w:rPr>
          <w:rtl w:val="0"/>
        </w:rPr>
        <w:t xml:space="preserve">PDF Report generation - Report customization with templates etc. </w:t>
      </w:r>
    </w:p>
    <w:p w:rsidR="00000000" w:rsidDel="00000000" w:rsidP="00000000" w:rsidRDefault="00000000" w:rsidRPr="00000000" w14:paraId="000002BF">
      <w:pPr>
        <w:pageBreakBefore w:val="0"/>
        <w:numPr>
          <w:ilvl w:val="0"/>
          <w:numId w:val="24"/>
        </w:numPr>
        <w:ind w:left="720" w:hanging="360"/>
        <w:rPr>
          <w:u w:val="none"/>
        </w:rPr>
      </w:pPr>
      <w:r w:rsidDel="00000000" w:rsidR="00000000" w:rsidRPr="00000000">
        <w:rPr>
          <w:rtl w:val="0"/>
        </w:rPr>
        <w:t xml:space="preserve">SaaS offering - Product1 supports and has few customers on SaaS</w:t>
      </w:r>
    </w:p>
    <w:p w:rsidR="00000000" w:rsidDel="00000000" w:rsidP="00000000" w:rsidRDefault="00000000" w:rsidRPr="00000000" w14:paraId="000002C0">
      <w:pPr>
        <w:pageBreakBefore w:val="0"/>
        <w:numPr>
          <w:ilvl w:val="0"/>
          <w:numId w:val="24"/>
        </w:numPr>
        <w:ind w:left="720" w:hanging="360"/>
        <w:rPr>
          <w:u w:val="none"/>
        </w:rPr>
      </w:pPr>
      <w:r w:rsidDel="00000000" w:rsidR="00000000" w:rsidRPr="00000000">
        <w:rPr>
          <w:rtl w:val="0"/>
        </w:rPr>
        <w:t xml:space="preserve">Vulnerability Mitigation plan</w:t>
      </w:r>
    </w:p>
    <w:p w:rsidR="00000000" w:rsidDel="00000000" w:rsidP="00000000" w:rsidRDefault="00000000" w:rsidRPr="00000000" w14:paraId="000002C1">
      <w:pPr>
        <w:pageBreakBefore w:val="0"/>
        <w:numPr>
          <w:ilvl w:val="0"/>
          <w:numId w:val="24"/>
        </w:numPr>
        <w:ind w:left="720" w:hanging="360"/>
        <w:rPr>
          <w:u w:val="none"/>
        </w:rPr>
      </w:pPr>
      <w:r w:rsidDel="00000000" w:rsidR="00000000" w:rsidRPr="00000000">
        <w:rPr>
          <w:rtl w:val="0"/>
        </w:rPr>
        <w:t xml:space="preserve">Asset Classification</w:t>
      </w:r>
    </w:p>
    <w:p w:rsidR="00000000" w:rsidDel="00000000" w:rsidP="00000000" w:rsidRDefault="00000000" w:rsidRPr="00000000" w14:paraId="000002C2">
      <w:pPr>
        <w:pageBreakBefore w:val="0"/>
        <w:numPr>
          <w:ilvl w:val="0"/>
          <w:numId w:val="24"/>
        </w:numPr>
        <w:ind w:left="720" w:hanging="360"/>
        <w:rPr>
          <w:u w:val="none"/>
        </w:rPr>
      </w:pPr>
      <w:r w:rsidDel="00000000" w:rsidR="00000000" w:rsidRPr="00000000">
        <w:rPr>
          <w:rtl w:val="0"/>
        </w:rPr>
        <w:t xml:space="preserve">Autofilling CVE when vulnerability is created</w:t>
      </w:r>
    </w:p>
    <w:p w:rsidR="00000000" w:rsidDel="00000000" w:rsidP="00000000" w:rsidRDefault="00000000" w:rsidRPr="00000000" w14:paraId="000002C3">
      <w:pPr>
        <w:pageBreakBefore w:val="0"/>
        <w:numPr>
          <w:ilvl w:val="0"/>
          <w:numId w:val="24"/>
        </w:numPr>
        <w:ind w:left="720" w:hanging="360"/>
        <w:rPr>
          <w:u w:val="none"/>
        </w:rPr>
      </w:pPr>
      <w:r w:rsidDel="00000000" w:rsidR="00000000" w:rsidRPr="00000000">
        <w:rPr>
          <w:rtl w:val="0"/>
        </w:rPr>
        <w:t xml:space="preserve">Request for Information - Internal and External</w:t>
      </w:r>
    </w:p>
    <w:p w:rsidR="00000000" w:rsidDel="00000000" w:rsidP="00000000" w:rsidRDefault="00000000" w:rsidRPr="00000000" w14:paraId="000002C4">
      <w:pPr>
        <w:pStyle w:val="Heading2"/>
        <w:pageBreakBefore w:val="0"/>
        <w:spacing w:before="320" w:lineRule="auto"/>
        <w:rPr>
          <w:b w:val="1"/>
        </w:rPr>
      </w:pPr>
      <w:bookmarkStart w:colFirst="0" w:colLast="0" w:name="_3f9fxtimrxrq" w:id="60"/>
      <w:bookmarkEnd w:id="60"/>
      <w:r w:rsidDel="00000000" w:rsidR="00000000" w:rsidRPr="00000000">
        <w:rPr>
          <w:b w:val="1"/>
          <w:rtl w:val="0"/>
        </w:rPr>
        <w:t xml:space="preserve">Ballpark</w:t>
      </w:r>
      <w:r w:rsidDel="00000000" w:rsidR="00000000" w:rsidRPr="00000000">
        <w:rPr>
          <w:b w:val="1"/>
          <w:rtl w:val="0"/>
        </w:rPr>
        <w:t xml:space="preserve"> estimate to integrate Product1’ unique features</w:t>
      </w:r>
    </w:p>
    <w:tbl>
      <w:tblPr>
        <w:tblStyle w:val="Table5"/>
        <w:tblW w:w="9690.0" w:type="dxa"/>
        <w:jc w:val="left"/>
        <w:tblInd w:w="140.0" w:type="pct"/>
        <w:tblBorders>
          <w:top w:color="9e9e9e" w:space="0" w:sz="8" w:val="single"/>
          <w:left w:color="9e9e9e" w:space="0" w:sz="8" w:val="single"/>
          <w:bottom w:color="9e9e9e" w:space="0" w:sz="8" w:val="single"/>
          <w:right w:color="9e9e9e" w:space="0" w:sz="8" w:val="single"/>
          <w:insideH w:color="9e9e9e" w:space="0" w:sz="8" w:val="single"/>
          <w:insideV w:color="9e9e9e" w:space="0" w:sz="8" w:val="single"/>
        </w:tblBorders>
        <w:tblLayout w:type="fixed"/>
        <w:tblLook w:val="0600"/>
      </w:tblPr>
      <w:tblGrid>
        <w:gridCol w:w="3930"/>
        <w:gridCol w:w="2850"/>
        <w:gridCol w:w="2910"/>
        <w:tblGridChange w:id="0">
          <w:tblGrid>
            <w:gridCol w:w="3930"/>
            <w:gridCol w:w="2850"/>
            <w:gridCol w:w="2910"/>
          </w:tblGrid>
        </w:tblGridChange>
      </w:tblGrid>
      <w:tr>
        <w:trPr>
          <w:cantSplit w:val="0"/>
          <w:trHeight w:val="620" w:hRule="atLeast"/>
          <w:tblHeader w:val="0"/>
        </w:trPr>
        <w:tc>
          <w:tcPr>
            <w:tcBorders>
              <w:top w:color="d9d9d9" w:space="0" w:sz="8" w:val="single"/>
              <w:left w:color="d9d9d9" w:space="0" w:sz="8" w:val="single"/>
              <w:bottom w:color="d9d9d9" w:space="0" w:sz="8" w:val="single"/>
              <w:right w:color="d9d9d9" w:space="0" w:sz="8" w:val="single"/>
            </w:tcBorders>
            <w:shd w:fill="0b5394" w:val="clear"/>
            <w:tcMar>
              <w:top w:w="140.0" w:type="dxa"/>
              <w:left w:w="140.0" w:type="dxa"/>
              <w:bottom w:w="140.0" w:type="dxa"/>
              <w:right w:w="140.0" w:type="dxa"/>
            </w:tcMar>
            <w:vAlign w:val="center"/>
          </w:tcPr>
          <w:p w:rsidR="00000000" w:rsidDel="00000000" w:rsidP="00000000" w:rsidRDefault="00000000" w:rsidRPr="00000000" w14:paraId="000002C5">
            <w:pPr>
              <w:pageBreakBefore w:val="0"/>
              <w:widowControl w:val="0"/>
              <w:spacing w:line="240" w:lineRule="auto"/>
              <w:jc w:val="center"/>
              <w:rPr>
                <w:b w:val="1"/>
                <w:color w:val="ffffff"/>
              </w:rPr>
            </w:pPr>
            <w:r w:rsidDel="00000000" w:rsidR="00000000" w:rsidRPr="00000000">
              <w:rPr>
                <w:b w:val="1"/>
                <w:color w:val="ffffff"/>
                <w:rtl w:val="0"/>
              </w:rPr>
              <w:t xml:space="preserve">Feature</w:t>
            </w:r>
          </w:p>
        </w:tc>
        <w:tc>
          <w:tcPr>
            <w:tcBorders>
              <w:top w:color="d9d9d9" w:space="0" w:sz="8" w:val="single"/>
              <w:left w:color="d9d9d9" w:space="0" w:sz="8" w:val="single"/>
              <w:bottom w:color="d9d9d9" w:space="0" w:sz="8" w:val="single"/>
              <w:right w:color="d9d9d9" w:space="0" w:sz="8" w:val="single"/>
            </w:tcBorders>
            <w:shd w:fill="0b5394" w:val="clear"/>
            <w:tcMar>
              <w:top w:w="140.0" w:type="dxa"/>
              <w:left w:w="140.0" w:type="dxa"/>
              <w:bottom w:w="140.0" w:type="dxa"/>
              <w:right w:w="140.0" w:type="dxa"/>
            </w:tcMar>
            <w:vAlign w:val="center"/>
          </w:tcPr>
          <w:p w:rsidR="00000000" w:rsidDel="00000000" w:rsidP="00000000" w:rsidRDefault="00000000" w:rsidRPr="00000000" w14:paraId="000002C6">
            <w:pPr>
              <w:pageBreakBefore w:val="0"/>
              <w:widowControl w:val="0"/>
              <w:spacing w:line="240" w:lineRule="auto"/>
              <w:jc w:val="center"/>
              <w:rPr>
                <w:b w:val="1"/>
                <w:color w:val="ffffff"/>
              </w:rPr>
            </w:pPr>
            <w:r w:rsidDel="00000000" w:rsidR="00000000" w:rsidRPr="00000000">
              <w:rPr>
                <w:b w:val="1"/>
                <w:color w:val="ffffff"/>
                <w:rtl w:val="0"/>
              </w:rPr>
              <w:t xml:space="preserve">Complexity</w:t>
            </w:r>
          </w:p>
        </w:tc>
        <w:tc>
          <w:tcPr>
            <w:tcBorders>
              <w:top w:color="d9d9d9" w:space="0" w:sz="8" w:val="single"/>
              <w:left w:color="d9d9d9" w:space="0" w:sz="8" w:val="single"/>
              <w:bottom w:color="d9d9d9" w:space="0" w:sz="8" w:val="single"/>
              <w:right w:color="d9d9d9" w:space="0" w:sz="8" w:val="single"/>
            </w:tcBorders>
            <w:shd w:fill="0b5394" w:val="clear"/>
            <w:tcMar>
              <w:top w:w="140.0" w:type="dxa"/>
              <w:left w:w="140.0" w:type="dxa"/>
              <w:bottom w:w="140.0" w:type="dxa"/>
              <w:right w:w="140.0" w:type="dxa"/>
            </w:tcMar>
            <w:vAlign w:val="center"/>
          </w:tcPr>
          <w:p w:rsidR="00000000" w:rsidDel="00000000" w:rsidP="00000000" w:rsidRDefault="00000000" w:rsidRPr="00000000" w14:paraId="000002C7">
            <w:pPr>
              <w:pageBreakBefore w:val="0"/>
              <w:widowControl w:val="0"/>
              <w:spacing w:line="240" w:lineRule="auto"/>
              <w:jc w:val="center"/>
              <w:rPr>
                <w:b w:val="1"/>
                <w:color w:val="ffffff"/>
              </w:rPr>
            </w:pPr>
            <w:r w:rsidDel="00000000" w:rsidR="00000000" w:rsidRPr="00000000">
              <w:rPr>
                <w:b w:val="1"/>
                <w:color w:val="ffffff"/>
                <w:rtl w:val="0"/>
              </w:rPr>
              <w:t xml:space="preserve">Ball park Effort</w:t>
            </w:r>
          </w:p>
        </w:tc>
      </w:tr>
      <w:tr>
        <w:trPr>
          <w:cantSplit w:val="0"/>
          <w:trHeight w:val="460" w:hRule="atLeast"/>
          <w:tblHeader w:val="0"/>
        </w:trPr>
        <w:tc>
          <w:tcPr>
            <w:tcBorders>
              <w:top w:color="d9d9d9" w:space="0" w:sz="8" w:val="single"/>
              <w:left w:color="d9d9d9" w:space="0" w:sz="8" w:val="single"/>
              <w:bottom w:color="d9d9d9" w:space="0" w:sz="8" w:val="single"/>
              <w:right w:color="d9d9d9" w:space="0" w:sz="8" w:val="single"/>
            </w:tcBorders>
            <w:tcMar>
              <w:top w:w="140.0" w:type="dxa"/>
              <w:left w:w="140.0" w:type="dxa"/>
              <w:bottom w:w="140.0" w:type="dxa"/>
              <w:right w:w="140.0" w:type="dxa"/>
            </w:tcMar>
            <w:vAlign w:val="top"/>
          </w:tcPr>
          <w:p w:rsidR="00000000" w:rsidDel="00000000" w:rsidP="00000000" w:rsidRDefault="00000000" w:rsidRPr="00000000" w14:paraId="000002C8">
            <w:pPr>
              <w:pageBreakBefore w:val="0"/>
              <w:ind w:left="0" w:firstLine="0"/>
              <w:rPr/>
            </w:pPr>
            <w:r w:rsidDel="00000000" w:rsidR="00000000" w:rsidRPr="00000000">
              <w:rPr>
                <w:rtl w:val="0"/>
              </w:rPr>
              <w:t xml:space="preserve">PDF Report generation</w:t>
            </w:r>
            <w:r w:rsidDel="00000000" w:rsidR="00000000" w:rsidRPr="00000000">
              <w:rPr>
                <w:rtl w:val="0"/>
              </w:rPr>
            </w:r>
          </w:p>
        </w:tc>
        <w:tc>
          <w:tcPr>
            <w:tcBorders>
              <w:top w:color="d9d9d9" w:space="0" w:sz="8" w:val="single"/>
              <w:left w:color="d9d9d9" w:space="0" w:sz="8" w:val="single"/>
              <w:bottom w:color="d9d9d9" w:space="0" w:sz="8" w:val="single"/>
              <w:right w:color="d9d9d9" w:space="0" w:sz="8" w:val="single"/>
            </w:tcBorders>
            <w:tcMar>
              <w:top w:w="140.0" w:type="dxa"/>
              <w:left w:w="140.0" w:type="dxa"/>
              <w:bottom w:w="140.0" w:type="dxa"/>
              <w:right w:w="140.0" w:type="dxa"/>
            </w:tcMar>
            <w:vAlign w:val="top"/>
          </w:tcPr>
          <w:p w:rsidR="00000000" w:rsidDel="00000000" w:rsidP="00000000" w:rsidRDefault="00000000" w:rsidRPr="00000000" w14:paraId="000002C9">
            <w:pPr>
              <w:pageBreakBefore w:val="0"/>
              <w:widowControl w:val="0"/>
              <w:spacing w:line="240" w:lineRule="auto"/>
              <w:rPr/>
            </w:pPr>
            <w:r w:rsidDel="00000000" w:rsidR="00000000" w:rsidRPr="00000000">
              <w:rPr>
                <w:rtl w:val="0"/>
              </w:rPr>
              <w:t xml:space="preserve">Very High</w:t>
            </w:r>
          </w:p>
        </w:tc>
        <w:tc>
          <w:tcPr>
            <w:tcBorders>
              <w:top w:color="d9d9d9" w:space="0" w:sz="8" w:val="single"/>
              <w:left w:color="d9d9d9" w:space="0" w:sz="8" w:val="single"/>
              <w:bottom w:color="d9d9d9" w:space="0" w:sz="8" w:val="single"/>
              <w:right w:color="d9d9d9" w:space="0" w:sz="8" w:val="single"/>
            </w:tcBorders>
            <w:tcMar>
              <w:top w:w="140.0" w:type="dxa"/>
              <w:left w:w="140.0" w:type="dxa"/>
              <w:bottom w:w="140.0" w:type="dxa"/>
              <w:right w:w="140.0" w:type="dxa"/>
            </w:tcMar>
            <w:vAlign w:val="top"/>
          </w:tcPr>
          <w:p w:rsidR="00000000" w:rsidDel="00000000" w:rsidP="00000000" w:rsidRDefault="00000000" w:rsidRPr="00000000" w14:paraId="000002CA">
            <w:pPr>
              <w:pageBreakBefore w:val="0"/>
              <w:widowControl w:val="0"/>
              <w:spacing w:line="240" w:lineRule="auto"/>
              <w:rPr/>
            </w:pPr>
            <w:r w:rsidDel="00000000" w:rsidR="00000000" w:rsidRPr="00000000">
              <w:rPr>
                <w:rtl w:val="0"/>
              </w:rPr>
              <w:t xml:space="preserve">16 weeks</w:t>
            </w:r>
          </w:p>
        </w:tc>
      </w:tr>
      <w:tr>
        <w:trPr>
          <w:cantSplit w:val="0"/>
          <w:trHeight w:val="460" w:hRule="atLeast"/>
          <w:tblHeader w:val="0"/>
        </w:trPr>
        <w:tc>
          <w:tcPr>
            <w:tcBorders>
              <w:top w:color="d9d9d9" w:space="0" w:sz="8" w:val="single"/>
              <w:left w:color="d9d9d9" w:space="0" w:sz="8" w:val="single"/>
              <w:bottom w:color="d9d9d9" w:space="0" w:sz="8" w:val="single"/>
              <w:right w:color="d9d9d9" w:space="0" w:sz="8" w:val="single"/>
            </w:tcBorders>
            <w:tcMar>
              <w:top w:w="140.0" w:type="dxa"/>
              <w:left w:w="140.0" w:type="dxa"/>
              <w:bottom w:w="140.0" w:type="dxa"/>
              <w:right w:w="140.0" w:type="dxa"/>
            </w:tcMar>
            <w:vAlign w:val="top"/>
          </w:tcPr>
          <w:p w:rsidR="00000000" w:rsidDel="00000000" w:rsidP="00000000" w:rsidRDefault="00000000" w:rsidRPr="00000000" w14:paraId="000002CB">
            <w:pPr>
              <w:pageBreakBefore w:val="0"/>
              <w:ind w:left="0" w:firstLine="0"/>
              <w:rPr/>
            </w:pPr>
            <w:r w:rsidDel="00000000" w:rsidR="00000000" w:rsidRPr="00000000">
              <w:rPr>
                <w:rtl w:val="0"/>
              </w:rPr>
              <w:t xml:space="preserve">Vulnerability Mitigation plan</w:t>
            </w:r>
          </w:p>
        </w:tc>
        <w:tc>
          <w:tcPr>
            <w:tcBorders>
              <w:top w:color="d9d9d9" w:space="0" w:sz="8" w:val="single"/>
              <w:left w:color="d9d9d9" w:space="0" w:sz="8" w:val="single"/>
              <w:bottom w:color="d9d9d9" w:space="0" w:sz="8" w:val="single"/>
              <w:right w:color="d9d9d9" w:space="0" w:sz="8" w:val="single"/>
            </w:tcBorders>
            <w:tcMar>
              <w:top w:w="140.0" w:type="dxa"/>
              <w:left w:w="140.0" w:type="dxa"/>
              <w:bottom w:w="140.0" w:type="dxa"/>
              <w:right w:w="140.0" w:type="dxa"/>
            </w:tcMar>
            <w:vAlign w:val="top"/>
          </w:tcPr>
          <w:p w:rsidR="00000000" w:rsidDel="00000000" w:rsidP="00000000" w:rsidRDefault="00000000" w:rsidRPr="00000000" w14:paraId="000002CC">
            <w:pPr>
              <w:pageBreakBefore w:val="0"/>
              <w:widowControl w:val="0"/>
              <w:spacing w:line="240" w:lineRule="auto"/>
              <w:rPr/>
            </w:pPr>
            <w:r w:rsidDel="00000000" w:rsidR="00000000" w:rsidRPr="00000000">
              <w:rPr>
                <w:rtl w:val="0"/>
              </w:rPr>
              <w:t xml:space="preserve">Medium</w:t>
            </w:r>
          </w:p>
        </w:tc>
        <w:tc>
          <w:tcPr>
            <w:tcBorders>
              <w:top w:color="d9d9d9" w:space="0" w:sz="8" w:val="single"/>
              <w:left w:color="d9d9d9" w:space="0" w:sz="8" w:val="single"/>
              <w:bottom w:color="d9d9d9" w:space="0" w:sz="8" w:val="single"/>
              <w:right w:color="d9d9d9" w:space="0" w:sz="8" w:val="single"/>
            </w:tcBorders>
            <w:tcMar>
              <w:top w:w="140.0" w:type="dxa"/>
              <w:left w:w="140.0" w:type="dxa"/>
              <w:bottom w:w="140.0" w:type="dxa"/>
              <w:right w:w="140.0" w:type="dxa"/>
            </w:tcMar>
            <w:vAlign w:val="top"/>
          </w:tcPr>
          <w:p w:rsidR="00000000" w:rsidDel="00000000" w:rsidP="00000000" w:rsidRDefault="00000000" w:rsidRPr="00000000" w14:paraId="000002CD">
            <w:pPr>
              <w:pageBreakBefore w:val="0"/>
              <w:widowControl w:val="0"/>
              <w:spacing w:line="240" w:lineRule="auto"/>
              <w:rPr/>
            </w:pPr>
            <w:r w:rsidDel="00000000" w:rsidR="00000000" w:rsidRPr="00000000">
              <w:rPr>
                <w:rtl w:val="0"/>
              </w:rPr>
              <w:t xml:space="preserve">6 weeks</w:t>
            </w:r>
          </w:p>
        </w:tc>
      </w:tr>
      <w:tr>
        <w:trPr>
          <w:cantSplit w:val="0"/>
          <w:trHeight w:val="460" w:hRule="atLeast"/>
          <w:tblHeader w:val="0"/>
        </w:trPr>
        <w:tc>
          <w:tcPr>
            <w:tcBorders>
              <w:top w:color="d9d9d9" w:space="0" w:sz="8" w:val="single"/>
              <w:left w:color="d9d9d9" w:space="0" w:sz="8" w:val="single"/>
              <w:bottom w:color="d9d9d9" w:space="0" w:sz="8" w:val="single"/>
              <w:right w:color="d9d9d9" w:space="0" w:sz="8" w:val="single"/>
            </w:tcBorders>
            <w:tcMar>
              <w:top w:w="140.0" w:type="dxa"/>
              <w:left w:w="140.0" w:type="dxa"/>
              <w:bottom w:w="140.0" w:type="dxa"/>
              <w:right w:w="140.0" w:type="dxa"/>
            </w:tcMar>
            <w:vAlign w:val="top"/>
          </w:tcPr>
          <w:p w:rsidR="00000000" w:rsidDel="00000000" w:rsidP="00000000" w:rsidRDefault="00000000" w:rsidRPr="00000000" w14:paraId="000002CE">
            <w:pPr>
              <w:pageBreakBefore w:val="0"/>
              <w:ind w:left="0" w:firstLine="0"/>
              <w:rPr/>
            </w:pPr>
            <w:r w:rsidDel="00000000" w:rsidR="00000000" w:rsidRPr="00000000">
              <w:rPr>
                <w:rtl w:val="0"/>
              </w:rPr>
              <w:t xml:space="preserve">Asset Classification</w:t>
            </w:r>
          </w:p>
        </w:tc>
        <w:tc>
          <w:tcPr>
            <w:tcBorders>
              <w:top w:color="d9d9d9" w:space="0" w:sz="8" w:val="single"/>
              <w:left w:color="d9d9d9" w:space="0" w:sz="8" w:val="single"/>
              <w:bottom w:color="d9d9d9" w:space="0" w:sz="8" w:val="single"/>
              <w:right w:color="d9d9d9" w:space="0" w:sz="8" w:val="single"/>
            </w:tcBorders>
            <w:tcMar>
              <w:top w:w="140.0" w:type="dxa"/>
              <w:left w:w="140.0" w:type="dxa"/>
              <w:bottom w:w="140.0" w:type="dxa"/>
              <w:right w:w="140.0" w:type="dxa"/>
            </w:tcMar>
            <w:vAlign w:val="top"/>
          </w:tcPr>
          <w:p w:rsidR="00000000" w:rsidDel="00000000" w:rsidP="00000000" w:rsidRDefault="00000000" w:rsidRPr="00000000" w14:paraId="000002CF">
            <w:pPr>
              <w:pageBreakBefore w:val="0"/>
              <w:widowControl w:val="0"/>
              <w:spacing w:line="240" w:lineRule="auto"/>
              <w:rPr/>
            </w:pPr>
            <w:r w:rsidDel="00000000" w:rsidR="00000000" w:rsidRPr="00000000">
              <w:rPr>
                <w:rtl w:val="0"/>
              </w:rPr>
              <w:t xml:space="preserve">Medium</w:t>
            </w:r>
          </w:p>
        </w:tc>
        <w:tc>
          <w:tcPr>
            <w:tcBorders>
              <w:top w:color="d9d9d9" w:space="0" w:sz="8" w:val="single"/>
              <w:left w:color="d9d9d9" w:space="0" w:sz="8" w:val="single"/>
              <w:bottom w:color="d9d9d9" w:space="0" w:sz="8" w:val="single"/>
              <w:right w:color="d9d9d9" w:space="0" w:sz="8" w:val="single"/>
            </w:tcBorders>
            <w:tcMar>
              <w:top w:w="140.0" w:type="dxa"/>
              <w:left w:w="140.0" w:type="dxa"/>
              <w:bottom w:w="140.0" w:type="dxa"/>
              <w:right w:w="140.0" w:type="dxa"/>
            </w:tcMar>
            <w:vAlign w:val="top"/>
          </w:tcPr>
          <w:p w:rsidR="00000000" w:rsidDel="00000000" w:rsidP="00000000" w:rsidRDefault="00000000" w:rsidRPr="00000000" w14:paraId="000002D0">
            <w:pPr>
              <w:pageBreakBefore w:val="0"/>
              <w:widowControl w:val="0"/>
              <w:spacing w:line="240" w:lineRule="auto"/>
              <w:rPr/>
            </w:pPr>
            <w:r w:rsidDel="00000000" w:rsidR="00000000" w:rsidRPr="00000000">
              <w:rPr>
                <w:rtl w:val="0"/>
              </w:rPr>
              <w:t xml:space="preserve">6 weeks</w:t>
            </w:r>
          </w:p>
        </w:tc>
      </w:tr>
      <w:tr>
        <w:trPr>
          <w:cantSplit w:val="0"/>
          <w:trHeight w:val="460" w:hRule="atLeast"/>
          <w:tblHeader w:val="0"/>
        </w:trPr>
        <w:tc>
          <w:tcPr>
            <w:tcBorders>
              <w:top w:color="d9d9d9" w:space="0" w:sz="8" w:val="single"/>
              <w:left w:color="d9d9d9" w:space="0" w:sz="8" w:val="single"/>
              <w:bottom w:color="d9d9d9" w:space="0" w:sz="8" w:val="single"/>
              <w:right w:color="d9d9d9" w:space="0" w:sz="8" w:val="single"/>
            </w:tcBorders>
            <w:tcMar>
              <w:top w:w="140.0" w:type="dxa"/>
              <w:left w:w="140.0" w:type="dxa"/>
              <w:bottom w:w="140.0" w:type="dxa"/>
              <w:right w:w="140.0" w:type="dxa"/>
            </w:tcMar>
            <w:vAlign w:val="top"/>
          </w:tcPr>
          <w:p w:rsidR="00000000" w:rsidDel="00000000" w:rsidP="00000000" w:rsidRDefault="00000000" w:rsidRPr="00000000" w14:paraId="000002D1">
            <w:pPr>
              <w:pageBreakBefore w:val="0"/>
              <w:ind w:left="0" w:firstLine="0"/>
              <w:rPr/>
            </w:pPr>
            <w:r w:rsidDel="00000000" w:rsidR="00000000" w:rsidRPr="00000000">
              <w:rPr>
                <w:rtl w:val="0"/>
              </w:rPr>
              <w:t xml:space="preserve">Autofilling CVE for vulnerabilities</w:t>
            </w:r>
          </w:p>
        </w:tc>
        <w:tc>
          <w:tcPr>
            <w:tcBorders>
              <w:top w:color="d9d9d9" w:space="0" w:sz="8" w:val="single"/>
              <w:left w:color="d9d9d9" w:space="0" w:sz="8" w:val="single"/>
              <w:bottom w:color="d9d9d9" w:space="0" w:sz="8" w:val="single"/>
              <w:right w:color="d9d9d9" w:space="0" w:sz="8" w:val="single"/>
            </w:tcBorders>
            <w:tcMar>
              <w:top w:w="140.0" w:type="dxa"/>
              <w:left w:w="140.0" w:type="dxa"/>
              <w:bottom w:w="140.0" w:type="dxa"/>
              <w:right w:w="140.0" w:type="dxa"/>
            </w:tcMar>
            <w:vAlign w:val="top"/>
          </w:tcPr>
          <w:p w:rsidR="00000000" w:rsidDel="00000000" w:rsidP="00000000" w:rsidRDefault="00000000" w:rsidRPr="00000000" w14:paraId="000002D2">
            <w:pPr>
              <w:pageBreakBefore w:val="0"/>
              <w:widowControl w:val="0"/>
              <w:spacing w:line="240" w:lineRule="auto"/>
              <w:rPr/>
            </w:pPr>
            <w:r w:rsidDel="00000000" w:rsidR="00000000" w:rsidRPr="00000000">
              <w:rPr>
                <w:rtl w:val="0"/>
              </w:rPr>
              <w:t xml:space="preserve">High</w:t>
            </w:r>
          </w:p>
        </w:tc>
        <w:tc>
          <w:tcPr>
            <w:tcBorders>
              <w:top w:color="d9d9d9" w:space="0" w:sz="8" w:val="single"/>
              <w:left w:color="d9d9d9" w:space="0" w:sz="8" w:val="single"/>
              <w:bottom w:color="d9d9d9" w:space="0" w:sz="8" w:val="single"/>
              <w:right w:color="d9d9d9" w:space="0" w:sz="8" w:val="single"/>
            </w:tcBorders>
            <w:tcMar>
              <w:top w:w="140.0" w:type="dxa"/>
              <w:left w:w="140.0" w:type="dxa"/>
              <w:bottom w:w="140.0" w:type="dxa"/>
              <w:right w:w="140.0" w:type="dxa"/>
            </w:tcMar>
            <w:vAlign w:val="top"/>
          </w:tcPr>
          <w:p w:rsidR="00000000" w:rsidDel="00000000" w:rsidP="00000000" w:rsidRDefault="00000000" w:rsidRPr="00000000" w14:paraId="000002D3">
            <w:pPr>
              <w:pageBreakBefore w:val="0"/>
              <w:widowControl w:val="0"/>
              <w:spacing w:line="240" w:lineRule="auto"/>
              <w:rPr/>
            </w:pPr>
            <w:r w:rsidDel="00000000" w:rsidR="00000000" w:rsidRPr="00000000">
              <w:rPr>
                <w:rtl w:val="0"/>
              </w:rPr>
              <w:t xml:space="preserve">10 weeks</w:t>
            </w:r>
          </w:p>
        </w:tc>
      </w:tr>
      <w:tr>
        <w:trPr>
          <w:cantSplit w:val="0"/>
          <w:trHeight w:val="460" w:hRule="atLeast"/>
          <w:tblHeader w:val="0"/>
        </w:trPr>
        <w:tc>
          <w:tcPr>
            <w:tcBorders>
              <w:top w:color="d9d9d9" w:space="0" w:sz="8" w:val="single"/>
              <w:left w:color="d9d9d9" w:space="0" w:sz="8" w:val="single"/>
              <w:bottom w:color="d9d9d9" w:space="0" w:sz="8" w:val="single"/>
              <w:right w:color="d9d9d9" w:space="0" w:sz="8" w:val="single"/>
            </w:tcBorders>
            <w:tcMar>
              <w:top w:w="140.0" w:type="dxa"/>
              <w:left w:w="140.0" w:type="dxa"/>
              <w:bottom w:w="140.0" w:type="dxa"/>
              <w:right w:w="140.0" w:type="dxa"/>
            </w:tcMar>
            <w:vAlign w:val="top"/>
          </w:tcPr>
          <w:p w:rsidR="00000000" w:rsidDel="00000000" w:rsidP="00000000" w:rsidRDefault="00000000" w:rsidRPr="00000000" w14:paraId="000002D4">
            <w:pPr>
              <w:pageBreakBefore w:val="0"/>
              <w:ind w:left="0" w:firstLine="0"/>
              <w:rPr/>
            </w:pPr>
            <w:r w:rsidDel="00000000" w:rsidR="00000000" w:rsidRPr="00000000">
              <w:rPr>
                <w:rtl w:val="0"/>
              </w:rPr>
              <w:t xml:space="preserve">Request for Information</w:t>
            </w:r>
          </w:p>
        </w:tc>
        <w:tc>
          <w:tcPr>
            <w:tcBorders>
              <w:top w:color="d9d9d9" w:space="0" w:sz="8" w:val="single"/>
              <w:left w:color="d9d9d9" w:space="0" w:sz="8" w:val="single"/>
              <w:bottom w:color="d9d9d9" w:space="0" w:sz="8" w:val="single"/>
              <w:right w:color="d9d9d9" w:space="0" w:sz="8" w:val="single"/>
            </w:tcBorders>
            <w:tcMar>
              <w:top w:w="140.0" w:type="dxa"/>
              <w:left w:w="140.0" w:type="dxa"/>
              <w:bottom w:w="140.0" w:type="dxa"/>
              <w:right w:w="140.0" w:type="dxa"/>
            </w:tcMar>
            <w:vAlign w:val="top"/>
          </w:tcPr>
          <w:p w:rsidR="00000000" w:rsidDel="00000000" w:rsidP="00000000" w:rsidRDefault="00000000" w:rsidRPr="00000000" w14:paraId="000002D5">
            <w:pPr>
              <w:pageBreakBefore w:val="0"/>
              <w:widowControl w:val="0"/>
              <w:spacing w:line="240" w:lineRule="auto"/>
              <w:rPr/>
            </w:pPr>
            <w:r w:rsidDel="00000000" w:rsidR="00000000" w:rsidRPr="00000000">
              <w:rPr>
                <w:rtl w:val="0"/>
              </w:rPr>
              <w:t xml:space="preserve">Medium</w:t>
            </w:r>
          </w:p>
        </w:tc>
        <w:tc>
          <w:tcPr>
            <w:tcBorders>
              <w:top w:color="d9d9d9" w:space="0" w:sz="8" w:val="single"/>
              <w:left w:color="d9d9d9" w:space="0" w:sz="8" w:val="single"/>
              <w:bottom w:color="d9d9d9" w:space="0" w:sz="8" w:val="single"/>
              <w:right w:color="d9d9d9" w:space="0" w:sz="8" w:val="single"/>
            </w:tcBorders>
            <w:tcMar>
              <w:top w:w="140.0" w:type="dxa"/>
              <w:left w:w="140.0" w:type="dxa"/>
              <w:bottom w:w="140.0" w:type="dxa"/>
              <w:right w:w="140.0" w:type="dxa"/>
            </w:tcMar>
            <w:vAlign w:val="top"/>
          </w:tcPr>
          <w:p w:rsidR="00000000" w:rsidDel="00000000" w:rsidP="00000000" w:rsidRDefault="00000000" w:rsidRPr="00000000" w14:paraId="000002D6">
            <w:pPr>
              <w:pageBreakBefore w:val="0"/>
              <w:widowControl w:val="0"/>
              <w:spacing w:line="240" w:lineRule="auto"/>
              <w:rPr/>
            </w:pPr>
            <w:r w:rsidDel="00000000" w:rsidR="00000000" w:rsidRPr="00000000">
              <w:rPr>
                <w:rtl w:val="0"/>
              </w:rPr>
              <w:t xml:space="preserve">6 weeks</w:t>
            </w:r>
          </w:p>
        </w:tc>
      </w:tr>
    </w:tbl>
    <w:p w:rsidR="00000000" w:rsidDel="00000000" w:rsidP="00000000" w:rsidRDefault="00000000" w:rsidRPr="00000000" w14:paraId="000002D7">
      <w:pPr>
        <w:pageBreakBefore w:val="0"/>
        <w:spacing w:before="320" w:lineRule="auto"/>
        <w:rPr/>
      </w:pPr>
      <w:r w:rsidDel="00000000" w:rsidR="00000000" w:rsidRPr="00000000">
        <w:rPr>
          <w:b w:val="0"/>
          <w:sz w:val="22"/>
          <w:szCs w:val="22"/>
          <w:rtl w:val="0"/>
        </w:rPr>
        <w:t xml:space="preserve">* assessment is based on assumption that </w:t>
      </w:r>
      <w:r w:rsidDel="00000000" w:rsidR="00000000" w:rsidRPr="00000000">
        <w:rPr>
          <w:rtl w:val="0"/>
        </w:rPr>
        <w:t xml:space="preserve">Product1</w:t>
      </w:r>
      <w:r w:rsidDel="00000000" w:rsidR="00000000" w:rsidRPr="00000000">
        <w:rPr>
          <w:b w:val="0"/>
          <w:sz w:val="22"/>
          <w:szCs w:val="22"/>
          <w:rtl w:val="0"/>
        </w:rPr>
        <w:t xml:space="preserve"> will be integrated into </w:t>
      </w:r>
      <w:r w:rsidDel="00000000" w:rsidR="00000000" w:rsidRPr="00000000">
        <w:rPr>
          <w:rtl w:val="0"/>
        </w:rPr>
        <w:t xml:space="preserve">&lt;target product&gt;</w:t>
      </w:r>
      <w:r w:rsidDel="00000000" w:rsidR="00000000" w:rsidRPr="00000000">
        <w:rPr>
          <w:b w:val="0"/>
          <w:sz w:val="22"/>
          <w:szCs w:val="22"/>
          <w:rtl w:val="0"/>
        </w:rPr>
        <w:t xml:space="preserve"> and functional features </w:t>
      </w:r>
      <w:r w:rsidDel="00000000" w:rsidR="00000000" w:rsidRPr="00000000">
        <w:rPr>
          <w:rtl w:val="0"/>
        </w:rPr>
        <w:t xml:space="preserve">known</w:t>
      </w:r>
      <w:r w:rsidDel="00000000" w:rsidR="00000000" w:rsidRPr="00000000">
        <w:rPr>
          <w:b w:val="0"/>
          <w:sz w:val="22"/>
          <w:szCs w:val="22"/>
          <w:rtl w:val="0"/>
        </w:rPr>
        <w:t xml:space="preserve"> </w:t>
      </w:r>
      <w:r w:rsidDel="00000000" w:rsidR="00000000" w:rsidRPr="00000000">
        <w:rPr>
          <w:rtl w:val="0"/>
        </w:rPr>
        <w:t xml:space="preserve">from</w:t>
      </w:r>
      <w:r w:rsidDel="00000000" w:rsidR="00000000" w:rsidRPr="00000000">
        <w:rPr>
          <w:b w:val="0"/>
          <w:sz w:val="22"/>
          <w:szCs w:val="22"/>
          <w:rtl w:val="0"/>
        </w:rPr>
        <w:t xml:space="preserve"> </w:t>
      </w:r>
      <w:r w:rsidDel="00000000" w:rsidR="00000000" w:rsidRPr="00000000">
        <w:rPr>
          <w:rtl w:val="0"/>
        </w:rPr>
        <w:t xml:space="preserve">Product1</w:t>
      </w:r>
      <w:r w:rsidDel="00000000" w:rsidR="00000000" w:rsidRPr="00000000">
        <w:rPr>
          <w:b w:val="0"/>
          <w:sz w:val="22"/>
          <w:szCs w:val="22"/>
          <w:rtl w:val="0"/>
        </w:rPr>
        <w:t xml:space="preserve"> TDD.</w:t>
      </w:r>
      <w:r w:rsidDel="00000000" w:rsidR="00000000" w:rsidRPr="00000000">
        <w:br w:type="page"/>
      </w:r>
      <w:r w:rsidDel="00000000" w:rsidR="00000000" w:rsidRPr="00000000">
        <w:rPr>
          <w:rtl w:val="0"/>
        </w:rPr>
      </w:r>
    </w:p>
    <w:p w:rsidR="00000000" w:rsidDel="00000000" w:rsidP="00000000" w:rsidRDefault="00000000" w:rsidRPr="00000000" w14:paraId="000002D8">
      <w:pPr>
        <w:pStyle w:val="Heading1"/>
        <w:pageBreakBefore w:val="0"/>
        <w:spacing w:before="320" w:lineRule="auto"/>
        <w:rPr/>
      </w:pPr>
      <w:bookmarkStart w:colFirst="0" w:colLast="0" w:name="_dbhw7yintgks" w:id="61"/>
      <w:bookmarkEnd w:id="61"/>
      <w:r w:rsidDel="00000000" w:rsidR="00000000" w:rsidRPr="00000000">
        <w:rPr>
          <w:rtl w:val="0"/>
        </w:rPr>
        <w:t xml:space="preserve">Appendix - Maturity Score Definitions</w:t>
      </w:r>
    </w:p>
    <w:p w:rsidR="00000000" w:rsidDel="00000000" w:rsidP="00000000" w:rsidRDefault="00000000" w:rsidRPr="00000000" w14:paraId="000002D9">
      <w:pPr>
        <w:pStyle w:val="Heading3"/>
        <w:pageBreakBefore w:val="0"/>
        <w:rPr>
          <w:b w:val="1"/>
        </w:rPr>
      </w:pPr>
      <w:bookmarkStart w:colFirst="0" w:colLast="0" w:name="_46r0co2" w:id="62"/>
      <w:bookmarkEnd w:id="62"/>
      <w:r w:rsidDel="00000000" w:rsidR="00000000" w:rsidRPr="00000000">
        <w:rPr>
          <w:b w:val="1"/>
          <w:rtl w:val="0"/>
        </w:rPr>
        <w:t xml:space="preserve">Architecture</w:t>
      </w:r>
    </w:p>
    <w:p w:rsidR="00000000" w:rsidDel="00000000" w:rsidP="00000000" w:rsidRDefault="00000000" w:rsidRPr="00000000" w14:paraId="000002DA">
      <w:pPr>
        <w:pageBreakBefore w:val="0"/>
        <w:rPr>
          <w:sz w:val="16"/>
          <w:szCs w:val="16"/>
        </w:rPr>
      </w:pPr>
      <w:r w:rsidDel="00000000" w:rsidR="00000000" w:rsidRPr="00000000">
        <w:rPr>
          <w:rtl w:val="0"/>
        </w:rPr>
      </w:r>
    </w:p>
    <w:tbl>
      <w:tblPr>
        <w:tblStyle w:val="Table6"/>
        <w:tblW w:w="10455.0" w:type="dxa"/>
        <w:jc w:val="left"/>
        <w:tblInd w:w="-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00"/>
        <w:gridCol w:w="9555"/>
        <w:tblGridChange w:id="0">
          <w:tblGrid>
            <w:gridCol w:w="900"/>
            <w:gridCol w:w="9555"/>
          </w:tblGrid>
        </w:tblGridChange>
      </w:tblGrid>
      <w:tr>
        <w:trPr>
          <w:cantSplit w:val="0"/>
          <w:trHeight w:val="405" w:hRule="atLeast"/>
          <w:tblHeader w:val="0"/>
        </w:trPr>
        <w:tc>
          <w:tcPr>
            <w:tcBorders>
              <w:top w:color="cccccc" w:space="0" w:sz="7" w:val="single"/>
              <w:left w:color="cccccc" w:space="0" w:sz="7" w:val="single"/>
              <w:bottom w:color="cccccc" w:space="0" w:sz="7" w:val="single"/>
              <w:right w:color="cccccc" w:space="0" w:sz="7" w:val="single"/>
            </w:tcBorders>
            <w:shd w:fill="0b5394" w:val="clear"/>
            <w:tcMar>
              <w:top w:w="40.0" w:type="dxa"/>
              <w:left w:w="40.0" w:type="dxa"/>
              <w:bottom w:w="40.0" w:type="dxa"/>
              <w:right w:w="40.0" w:type="dxa"/>
            </w:tcMar>
            <w:vAlign w:val="bottom"/>
          </w:tcPr>
          <w:p w:rsidR="00000000" w:rsidDel="00000000" w:rsidP="00000000" w:rsidRDefault="00000000" w:rsidRPr="00000000" w14:paraId="000002DB">
            <w:pPr>
              <w:pageBreakBefore w:val="0"/>
              <w:widowControl w:val="0"/>
              <w:ind w:left="90" w:firstLine="0"/>
              <w:rPr>
                <w:b w:val="1"/>
                <w:color w:val="ffffff"/>
              </w:rPr>
            </w:pPr>
            <w:r w:rsidDel="00000000" w:rsidR="00000000" w:rsidRPr="00000000">
              <w:rPr>
                <w:b w:val="1"/>
                <w:color w:val="ffffff"/>
                <w:rtl w:val="0"/>
              </w:rPr>
              <w:t xml:space="preserve">Score</w:t>
            </w:r>
          </w:p>
        </w:tc>
        <w:tc>
          <w:tcPr>
            <w:tcBorders>
              <w:top w:color="cccccc" w:space="0" w:sz="7" w:val="single"/>
              <w:left w:color="cccccc" w:space="0" w:sz="7" w:val="single"/>
              <w:bottom w:color="cccccc" w:space="0" w:sz="7" w:val="single"/>
              <w:right w:color="cccccc" w:space="0" w:sz="7" w:val="single"/>
            </w:tcBorders>
            <w:shd w:fill="0b5394" w:val="clear"/>
            <w:tcMar>
              <w:top w:w="40.0" w:type="dxa"/>
              <w:left w:w="0.0" w:type="dxa"/>
              <w:bottom w:w="40.0" w:type="dxa"/>
              <w:right w:w="0.0" w:type="dxa"/>
            </w:tcMar>
            <w:vAlign w:val="bottom"/>
          </w:tcPr>
          <w:p w:rsidR="00000000" w:rsidDel="00000000" w:rsidP="00000000" w:rsidRDefault="00000000" w:rsidRPr="00000000" w14:paraId="000002DC">
            <w:pPr>
              <w:pageBreakBefore w:val="0"/>
              <w:widowControl w:val="0"/>
              <w:ind w:left="360" w:hanging="180"/>
              <w:rPr>
                <w:b w:val="1"/>
                <w:color w:val="ffffff"/>
              </w:rPr>
            </w:pPr>
            <w:r w:rsidDel="00000000" w:rsidR="00000000" w:rsidRPr="00000000">
              <w:rPr>
                <w:b w:val="1"/>
                <w:color w:val="ffffff"/>
                <w:rtl w:val="0"/>
              </w:rPr>
              <w:t xml:space="preserve">Definition</w:t>
            </w:r>
          </w:p>
        </w:tc>
      </w:tr>
      <w:tr>
        <w:trPr>
          <w:cantSplit w:val="0"/>
          <w:trHeight w:val="1695" w:hRule="atLeast"/>
          <w:tblHeader w:val="0"/>
        </w:trPr>
        <w:tc>
          <w:tcPr>
            <w:tcBorders>
              <w:top w:color="cccccc" w:space="0" w:sz="7" w:val="single"/>
              <w:left w:color="ccccc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2DD">
            <w:pPr>
              <w:pageBreakBefore w:val="0"/>
              <w:widowControl w:val="0"/>
              <w:ind w:left="360" w:hanging="180"/>
              <w:rPr>
                <w:b w:val="1"/>
                <w:color w:val="ffffff"/>
              </w:rPr>
            </w:pPr>
            <w:r w:rsidDel="00000000" w:rsidR="00000000" w:rsidRPr="00000000">
              <w:rPr>
                <w:rtl w:val="0"/>
              </w:rPr>
            </w:r>
          </w:p>
          <w:p w:rsidR="00000000" w:rsidDel="00000000" w:rsidP="00000000" w:rsidRDefault="00000000" w:rsidRPr="00000000" w14:paraId="000002DE">
            <w:pPr>
              <w:pageBreakBefore w:val="0"/>
              <w:widowControl w:val="0"/>
              <w:ind w:left="90" w:firstLine="0"/>
              <w:jc w:val="center"/>
              <w:rPr/>
            </w:pPr>
            <w:r w:rsidDel="00000000" w:rsidR="00000000" w:rsidRPr="00000000">
              <w:rPr>
                <w:rtl w:val="0"/>
              </w:rPr>
              <w:t xml:space="preserve">1</w:t>
            </w:r>
          </w:p>
        </w:tc>
        <w:tc>
          <w:tcPr>
            <w:tcBorders>
              <w:top w:color="cccccc" w:space="0" w:sz="7" w:val="single"/>
              <w:left w:color="cccccc" w:space="0" w:sz="7" w:val="single"/>
              <w:bottom w:color="cccccc" w:space="0" w:sz="7" w:val="single"/>
              <w:right w:color="cccccc" w:space="0" w:sz="7" w:val="single"/>
            </w:tcBorders>
            <w:tcMar>
              <w:top w:w="40.0" w:type="dxa"/>
              <w:left w:w="0.0" w:type="dxa"/>
              <w:bottom w:w="40.0" w:type="dxa"/>
              <w:right w:w="0.0" w:type="dxa"/>
            </w:tcMar>
            <w:vAlign w:val="bottom"/>
          </w:tcPr>
          <w:p w:rsidR="00000000" w:rsidDel="00000000" w:rsidP="00000000" w:rsidRDefault="00000000" w:rsidRPr="00000000" w14:paraId="000002DF">
            <w:pPr>
              <w:pageBreakBefore w:val="0"/>
              <w:widowControl w:val="0"/>
              <w:numPr>
                <w:ilvl w:val="0"/>
                <w:numId w:val="21"/>
              </w:numPr>
              <w:ind w:left="720" w:hanging="360"/>
              <w:rPr/>
            </w:pPr>
            <w:r w:rsidDel="00000000" w:rsidR="00000000" w:rsidRPr="00000000">
              <w:rPr>
                <w:rtl w:val="0"/>
              </w:rPr>
              <w:t xml:space="preserve">Tight coupling between various components, APIs are not standard nor secured, and are difficult to understand.</w:t>
            </w:r>
          </w:p>
          <w:p w:rsidR="00000000" w:rsidDel="00000000" w:rsidP="00000000" w:rsidRDefault="00000000" w:rsidRPr="00000000" w14:paraId="000002E0">
            <w:pPr>
              <w:pageBreakBefore w:val="0"/>
              <w:widowControl w:val="0"/>
              <w:numPr>
                <w:ilvl w:val="0"/>
                <w:numId w:val="21"/>
              </w:numPr>
              <w:ind w:left="720" w:hanging="360"/>
              <w:rPr/>
            </w:pPr>
            <w:r w:rsidDel="00000000" w:rsidR="00000000" w:rsidRPr="00000000">
              <w:rPr>
                <w:rtl w:val="0"/>
              </w:rPr>
              <w:t xml:space="preserve">No architecture and design documentation. People dependency is very HIGH for onboarding of new team members</w:t>
            </w:r>
          </w:p>
          <w:p w:rsidR="00000000" w:rsidDel="00000000" w:rsidP="00000000" w:rsidRDefault="00000000" w:rsidRPr="00000000" w14:paraId="000002E1">
            <w:pPr>
              <w:pageBreakBefore w:val="0"/>
              <w:widowControl w:val="0"/>
              <w:numPr>
                <w:ilvl w:val="0"/>
                <w:numId w:val="21"/>
              </w:numPr>
              <w:ind w:left="720" w:hanging="360"/>
              <w:rPr/>
            </w:pPr>
            <w:r w:rsidDel="00000000" w:rsidR="00000000" w:rsidRPr="00000000">
              <w:rPr>
                <w:rtl w:val="0"/>
              </w:rPr>
              <w:t xml:space="preserve">Almost all primary tech stack is out-dated or end-of-life. Production support risk is high</w:t>
            </w:r>
          </w:p>
          <w:p w:rsidR="00000000" w:rsidDel="00000000" w:rsidP="00000000" w:rsidRDefault="00000000" w:rsidRPr="00000000" w14:paraId="000002E2">
            <w:pPr>
              <w:pageBreakBefore w:val="0"/>
              <w:widowControl w:val="0"/>
              <w:numPr>
                <w:ilvl w:val="0"/>
                <w:numId w:val="21"/>
              </w:numPr>
              <w:ind w:left="720" w:hanging="360"/>
              <w:rPr/>
            </w:pPr>
            <w:r w:rsidDel="00000000" w:rsidR="00000000" w:rsidRPr="00000000">
              <w:rPr>
                <w:rtl w:val="0"/>
              </w:rPr>
              <w:t xml:space="preserve">Design is not driven by domain. Any new business feature requires changes in many unrelated (from domain perspective) parts of code</w:t>
            </w:r>
          </w:p>
          <w:p w:rsidR="00000000" w:rsidDel="00000000" w:rsidP="00000000" w:rsidRDefault="00000000" w:rsidRPr="00000000" w14:paraId="000002E3">
            <w:pPr>
              <w:pageBreakBefore w:val="0"/>
              <w:widowControl w:val="0"/>
              <w:numPr>
                <w:ilvl w:val="0"/>
                <w:numId w:val="21"/>
              </w:numPr>
              <w:ind w:left="720" w:hanging="360"/>
              <w:rPr/>
            </w:pPr>
            <w:r w:rsidDel="00000000" w:rsidR="00000000" w:rsidRPr="00000000">
              <w:rPr>
                <w:rtl w:val="0"/>
              </w:rPr>
              <w:t xml:space="preserve">No automated resilience. No monitoring in place to detect failures. No automated recovery mechanisms</w:t>
            </w:r>
          </w:p>
          <w:p w:rsidR="00000000" w:rsidDel="00000000" w:rsidP="00000000" w:rsidRDefault="00000000" w:rsidRPr="00000000" w14:paraId="000002E4">
            <w:pPr>
              <w:pageBreakBefore w:val="0"/>
              <w:widowControl w:val="0"/>
              <w:numPr>
                <w:ilvl w:val="0"/>
                <w:numId w:val="21"/>
              </w:numPr>
              <w:ind w:left="720" w:hanging="360"/>
              <w:rPr/>
            </w:pPr>
            <w:r w:rsidDel="00000000" w:rsidR="00000000" w:rsidRPr="00000000">
              <w:rPr>
                <w:rtl w:val="0"/>
              </w:rPr>
              <w:t xml:space="preserve">Application is not scalable and performance tests do not exist. No multi-tenancy support</w:t>
            </w:r>
          </w:p>
        </w:tc>
      </w:tr>
      <w:tr>
        <w:trPr>
          <w:cantSplit w:val="0"/>
          <w:trHeight w:val="2190" w:hRule="atLeast"/>
          <w:tblHeader w:val="0"/>
        </w:trPr>
        <w:tc>
          <w:tcPr>
            <w:tcBorders>
              <w:top w:color="cccccc" w:space="0" w:sz="7" w:val="single"/>
              <w:left w:color="cccccc" w:space="0" w:sz="7" w:val="single"/>
              <w:bottom w:color="cccccc" w:space="0" w:sz="7" w:val="single"/>
              <w:right w:color="cccccc"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2E5">
            <w:pPr>
              <w:pageBreakBefore w:val="0"/>
              <w:widowControl w:val="0"/>
              <w:ind w:left="90" w:firstLine="0"/>
              <w:jc w:val="center"/>
              <w:rPr/>
            </w:pPr>
            <w:r w:rsidDel="00000000" w:rsidR="00000000" w:rsidRPr="00000000">
              <w:rPr>
                <w:rtl w:val="0"/>
              </w:rPr>
              <w:t xml:space="preserve">2</w:t>
            </w:r>
          </w:p>
        </w:tc>
        <w:tc>
          <w:tcPr>
            <w:tcBorders>
              <w:top w:color="cccccc" w:space="0" w:sz="7" w:val="single"/>
              <w:left w:color="cccccc" w:space="0" w:sz="7" w:val="single"/>
              <w:bottom w:color="cccccc" w:space="0" w:sz="7" w:val="single"/>
              <w:right w:color="cccccc" w:space="0" w:sz="7" w:val="single"/>
            </w:tcBorders>
            <w:shd w:fill="auto" w:val="clear"/>
            <w:tcMar>
              <w:top w:w="40.0" w:type="dxa"/>
              <w:left w:w="0.0" w:type="dxa"/>
              <w:bottom w:w="40.0" w:type="dxa"/>
              <w:right w:w="0.0" w:type="dxa"/>
            </w:tcMar>
            <w:vAlign w:val="bottom"/>
          </w:tcPr>
          <w:p w:rsidR="00000000" w:rsidDel="00000000" w:rsidP="00000000" w:rsidRDefault="00000000" w:rsidRPr="00000000" w14:paraId="000002E6">
            <w:pPr>
              <w:pageBreakBefore w:val="0"/>
              <w:widowControl w:val="0"/>
              <w:numPr>
                <w:ilvl w:val="0"/>
                <w:numId w:val="31"/>
              </w:numPr>
              <w:ind w:left="720" w:hanging="360"/>
              <w:rPr/>
            </w:pPr>
            <w:r w:rsidDel="00000000" w:rsidR="00000000" w:rsidRPr="00000000">
              <w:rPr>
                <w:rtl w:val="0"/>
              </w:rPr>
              <w:t xml:space="preserve">Components are not well-defined and responsibilities overlap across components</w:t>
            </w:r>
          </w:p>
          <w:p w:rsidR="00000000" w:rsidDel="00000000" w:rsidP="00000000" w:rsidRDefault="00000000" w:rsidRPr="00000000" w14:paraId="000002E7">
            <w:pPr>
              <w:pageBreakBefore w:val="0"/>
              <w:widowControl w:val="0"/>
              <w:numPr>
                <w:ilvl w:val="0"/>
                <w:numId w:val="31"/>
              </w:numPr>
              <w:ind w:left="720" w:hanging="360"/>
              <w:rPr/>
            </w:pPr>
            <w:r w:rsidDel="00000000" w:rsidR="00000000" w:rsidRPr="00000000">
              <w:rPr>
                <w:rtl w:val="0"/>
              </w:rPr>
              <w:t xml:space="preserve">APIs do not follow RESTful design standards. APIs are not secure, and not documented</w:t>
            </w:r>
          </w:p>
          <w:p w:rsidR="00000000" w:rsidDel="00000000" w:rsidP="00000000" w:rsidRDefault="00000000" w:rsidRPr="00000000" w14:paraId="000002E8">
            <w:pPr>
              <w:pageBreakBefore w:val="0"/>
              <w:widowControl w:val="0"/>
              <w:numPr>
                <w:ilvl w:val="0"/>
                <w:numId w:val="31"/>
              </w:numPr>
              <w:ind w:left="720" w:hanging="360"/>
              <w:rPr/>
            </w:pPr>
            <w:r w:rsidDel="00000000" w:rsidR="00000000" w:rsidRPr="00000000">
              <w:rPr>
                <w:rtl w:val="0"/>
              </w:rPr>
              <w:t xml:space="preserve">Some primary tech stack is out-dated or end-of-life.</w:t>
            </w:r>
          </w:p>
          <w:p w:rsidR="00000000" w:rsidDel="00000000" w:rsidP="00000000" w:rsidRDefault="00000000" w:rsidRPr="00000000" w14:paraId="000002E9">
            <w:pPr>
              <w:pageBreakBefore w:val="0"/>
              <w:widowControl w:val="0"/>
              <w:numPr>
                <w:ilvl w:val="0"/>
                <w:numId w:val="31"/>
              </w:numPr>
              <w:ind w:left="720" w:hanging="360"/>
              <w:rPr/>
            </w:pPr>
            <w:r w:rsidDel="00000000" w:rsidR="00000000" w:rsidRPr="00000000">
              <w:rPr>
                <w:rtl w:val="0"/>
              </w:rPr>
              <w:t xml:space="preserve">Very few architecture, design documents exist or most of them are outdated to an extent they don't reflect current reality. People dependency for on-boarding new members is significant</w:t>
            </w:r>
          </w:p>
          <w:p w:rsidR="00000000" w:rsidDel="00000000" w:rsidP="00000000" w:rsidRDefault="00000000" w:rsidRPr="00000000" w14:paraId="000002EA">
            <w:pPr>
              <w:pageBreakBefore w:val="0"/>
              <w:widowControl w:val="0"/>
              <w:numPr>
                <w:ilvl w:val="0"/>
                <w:numId w:val="31"/>
              </w:numPr>
              <w:ind w:left="720" w:hanging="360"/>
              <w:rPr/>
            </w:pPr>
            <w:r w:rsidDel="00000000" w:rsidR="00000000" w:rsidRPr="00000000">
              <w:rPr>
                <w:rtl w:val="0"/>
              </w:rPr>
              <w:t xml:space="preserve">Design is not driven by domain. Any new business feature requires changes in many unrelated (from domain perspective) parts of code</w:t>
            </w:r>
          </w:p>
          <w:p w:rsidR="00000000" w:rsidDel="00000000" w:rsidP="00000000" w:rsidRDefault="00000000" w:rsidRPr="00000000" w14:paraId="000002EB">
            <w:pPr>
              <w:pageBreakBefore w:val="0"/>
              <w:widowControl w:val="0"/>
              <w:numPr>
                <w:ilvl w:val="0"/>
                <w:numId w:val="31"/>
              </w:numPr>
              <w:ind w:left="720" w:hanging="360"/>
              <w:rPr/>
            </w:pPr>
            <w:r w:rsidDel="00000000" w:rsidR="00000000" w:rsidRPr="00000000">
              <w:rPr>
                <w:rtl w:val="0"/>
              </w:rPr>
              <w:t xml:space="preserve">No automated resilience. No monitoring in place to detect failures. No automated recovery mechanism</w:t>
            </w:r>
          </w:p>
          <w:p w:rsidR="00000000" w:rsidDel="00000000" w:rsidP="00000000" w:rsidRDefault="00000000" w:rsidRPr="00000000" w14:paraId="000002EC">
            <w:pPr>
              <w:pageBreakBefore w:val="0"/>
              <w:widowControl w:val="0"/>
              <w:numPr>
                <w:ilvl w:val="0"/>
                <w:numId w:val="31"/>
              </w:numPr>
              <w:ind w:left="720" w:hanging="360"/>
              <w:rPr/>
            </w:pPr>
            <w:r w:rsidDel="00000000" w:rsidR="00000000" w:rsidRPr="00000000">
              <w:rPr>
                <w:rtl w:val="0"/>
              </w:rPr>
              <w:t xml:space="preserve">No multi-tenancy support</w:t>
            </w:r>
          </w:p>
        </w:tc>
      </w:tr>
      <w:tr>
        <w:trPr>
          <w:cantSplit w:val="0"/>
          <w:trHeight w:val="2190" w:hRule="atLeast"/>
          <w:tblHeader w:val="0"/>
        </w:trPr>
        <w:tc>
          <w:tcPr>
            <w:tcBorders>
              <w:top w:color="cccccc" w:space="0" w:sz="7" w:val="single"/>
              <w:left w:color="cccccc" w:space="0" w:sz="7" w:val="single"/>
              <w:bottom w:color="cccccc" w:space="0" w:sz="7" w:val="single"/>
              <w:right w:color="cccccc"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2ED">
            <w:pPr>
              <w:pageBreakBefore w:val="0"/>
              <w:widowControl w:val="0"/>
              <w:ind w:left="90" w:firstLine="0"/>
              <w:jc w:val="center"/>
              <w:rPr/>
            </w:pPr>
            <w:r w:rsidDel="00000000" w:rsidR="00000000" w:rsidRPr="00000000">
              <w:rPr>
                <w:rtl w:val="0"/>
              </w:rPr>
              <w:t xml:space="preserve">3</w:t>
            </w:r>
          </w:p>
        </w:tc>
        <w:tc>
          <w:tcPr>
            <w:tcBorders>
              <w:top w:color="cccccc" w:space="0" w:sz="7" w:val="single"/>
              <w:left w:color="cccccc" w:space="0" w:sz="7" w:val="single"/>
              <w:bottom w:color="cccccc" w:space="0" w:sz="7" w:val="single"/>
              <w:right w:color="cccccc" w:space="0" w:sz="7" w:val="single"/>
            </w:tcBorders>
            <w:shd w:fill="auto" w:val="clear"/>
            <w:tcMar>
              <w:top w:w="40.0" w:type="dxa"/>
              <w:left w:w="0.0" w:type="dxa"/>
              <w:bottom w:w="40.0" w:type="dxa"/>
              <w:right w:w="0.0" w:type="dxa"/>
            </w:tcMar>
            <w:vAlign w:val="bottom"/>
          </w:tcPr>
          <w:p w:rsidR="00000000" w:rsidDel="00000000" w:rsidP="00000000" w:rsidRDefault="00000000" w:rsidRPr="00000000" w14:paraId="000002EE">
            <w:pPr>
              <w:pageBreakBefore w:val="0"/>
              <w:widowControl w:val="0"/>
              <w:numPr>
                <w:ilvl w:val="0"/>
                <w:numId w:val="2"/>
              </w:numPr>
              <w:ind w:left="720" w:hanging="360"/>
              <w:rPr/>
            </w:pPr>
            <w:r w:rsidDel="00000000" w:rsidR="00000000" w:rsidRPr="00000000">
              <w:rPr>
                <w:rtl w:val="0"/>
              </w:rPr>
              <w:t xml:space="preserve">Tightly coupled components do not reflect the domain at hand. Responsibilities overlap across components</w:t>
            </w:r>
          </w:p>
          <w:p w:rsidR="00000000" w:rsidDel="00000000" w:rsidP="00000000" w:rsidRDefault="00000000" w:rsidRPr="00000000" w14:paraId="000002EF">
            <w:pPr>
              <w:pageBreakBefore w:val="0"/>
              <w:widowControl w:val="0"/>
              <w:numPr>
                <w:ilvl w:val="0"/>
                <w:numId w:val="2"/>
              </w:numPr>
              <w:ind w:left="720" w:hanging="360"/>
              <w:rPr/>
            </w:pPr>
            <w:r w:rsidDel="00000000" w:rsidR="00000000" w:rsidRPr="00000000">
              <w:rPr>
                <w:rtl w:val="0"/>
              </w:rPr>
              <w:t xml:space="preserve">Some APIs are secured and follow RESTful design standards and are documented</w:t>
            </w:r>
          </w:p>
          <w:p w:rsidR="00000000" w:rsidDel="00000000" w:rsidP="00000000" w:rsidRDefault="00000000" w:rsidRPr="00000000" w14:paraId="000002F0">
            <w:pPr>
              <w:pageBreakBefore w:val="0"/>
              <w:widowControl w:val="0"/>
              <w:numPr>
                <w:ilvl w:val="0"/>
                <w:numId w:val="2"/>
              </w:numPr>
              <w:ind w:left="720" w:hanging="360"/>
              <w:rPr/>
            </w:pPr>
            <w:r w:rsidDel="00000000" w:rsidR="00000000" w:rsidRPr="00000000">
              <w:rPr>
                <w:rtl w:val="0"/>
              </w:rPr>
              <w:t xml:space="preserve">However most APIs are NOT RESTful, and neither versioned nor documented</w:t>
            </w:r>
          </w:p>
          <w:p w:rsidR="00000000" w:rsidDel="00000000" w:rsidP="00000000" w:rsidRDefault="00000000" w:rsidRPr="00000000" w14:paraId="000002F1">
            <w:pPr>
              <w:pageBreakBefore w:val="0"/>
              <w:widowControl w:val="0"/>
              <w:numPr>
                <w:ilvl w:val="0"/>
                <w:numId w:val="2"/>
              </w:numPr>
              <w:ind w:left="720" w:hanging="360"/>
              <w:rPr/>
            </w:pPr>
            <w:r w:rsidDel="00000000" w:rsidR="00000000" w:rsidRPr="00000000">
              <w:rPr>
                <w:rtl w:val="0"/>
              </w:rPr>
              <w:t xml:space="preserve">Most of the primary tech stack is up-to-date. Few supporting tools/tech are out-dated </w:t>
            </w:r>
          </w:p>
          <w:p w:rsidR="00000000" w:rsidDel="00000000" w:rsidP="00000000" w:rsidRDefault="00000000" w:rsidRPr="00000000" w14:paraId="000002F2">
            <w:pPr>
              <w:pageBreakBefore w:val="0"/>
              <w:widowControl w:val="0"/>
              <w:numPr>
                <w:ilvl w:val="0"/>
                <w:numId w:val="2"/>
              </w:numPr>
              <w:ind w:left="720" w:hanging="360"/>
              <w:rPr/>
            </w:pPr>
            <w:r w:rsidDel="00000000" w:rsidR="00000000" w:rsidRPr="00000000">
              <w:rPr>
                <w:rtl w:val="0"/>
              </w:rPr>
              <w:t xml:space="preserve">Many Architecture and design documents are there and are up-to-date. </w:t>
            </w:r>
          </w:p>
          <w:p w:rsidR="00000000" w:rsidDel="00000000" w:rsidP="00000000" w:rsidRDefault="00000000" w:rsidRPr="00000000" w14:paraId="000002F3">
            <w:pPr>
              <w:pageBreakBefore w:val="0"/>
              <w:widowControl w:val="0"/>
              <w:numPr>
                <w:ilvl w:val="0"/>
                <w:numId w:val="2"/>
              </w:numPr>
              <w:ind w:left="720" w:hanging="360"/>
              <w:rPr/>
            </w:pPr>
            <w:r w:rsidDel="00000000" w:rsidR="00000000" w:rsidRPr="00000000">
              <w:rPr>
                <w:rtl w:val="0"/>
              </w:rPr>
              <w:t xml:space="preserve">Parts of the product design do not map to domain. Some but not all new business features require changes to unrelated (from domain perspective) part of code</w:t>
            </w:r>
          </w:p>
          <w:p w:rsidR="00000000" w:rsidDel="00000000" w:rsidP="00000000" w:rsidRDefault="00000000" w:rsidRPr="00000000" w14:paraId="000002F4">
            <w:pPr>
              <w:pageBreakBefore w:val="0"/>
              <w:widowControl w:val="0"/>
              <w:numPr>
                <w:ilvl w:val="0"/>
                <w:numId w:val="2"/>
              </w:numPr>
              <w:ind w:left="720" w:hanging="360"/>
              <w:rPr/>
            </w:pPr>
            <w:r w:rsidDel="00000000" w:rsidR="00000000" w:rsidRPr="00000000">
              <w:rPr>
                <w:rtl w:val="0"/>
              </w:rPr>
              <w:t xml:space="preserve">Partial multi-tenancy support exists. Logical isolation at the data layer level. Tenants are not isolated from security, privacy, scalability and resilience perspectives</w:t>
            </w:r>
          </w:p>
          <w:p w:rsidR="00000000" w:rsidDel="00000000" w:rsidP="00000000" w:rsidRDefault="00000000" w:rsidRPr="00000000" w14:paraId="000002F5">
            <w:pPr>
              <w:pageBreakBefore w:val="0"/>
              <w:widowControl w:val="0"/>
              <w:numPr>
                <w:ilvl w:val="0"/>
                <w:numId w:val="2"/>
              </w:numPr>
              <w:ind w:left="720" w:hanging="360"/>
              <w:rPr/>
            </w:pPr>
            <w:r w:rsidDel="00000000" w:rsidR="00000000" w:rsidRPr="00000000">
              <w:rPr>
                <w:rtl w:val="0"/>
              </w:rPr>
              <w:t xml:space="preserve">System is resilient with acceptable downtime. MTTR and MTBF are defined with some acceptable down-time owing to time taking manual detection and recovery procedures</w:t>
            </w:r>
          </w:p>
          <w:p w:rsidR="00000000" w:rsidDel="00000000" w:rsidP="00000000" w:rsidRDefault="00000000" w:rsidRPr="00000000" w14:paraId="000002F6">
            <w:pPr>
              <w:pageBreakBefore w:val="0"/>
              <w:widowControl w:val="0"/>
              <w:numPr>
                <w:ilvl w:val="0"/>
                <w:numId w:val="2"/>
              </w:numPr>
              <w:ind w:left="720" w:hanging="360"/>
              <w:rPr/>
            </w:pPr>
            <w:r w:rsidDel="00000000" w:rsidR="00000000" w:rsidRPr="00000000">
              <w:rPr>
                <w:rtl w:val="0"/>
              </w:rPr>
              <w:t xml:space="preserve">Some important parts of the application are not scalable and performance tests don't exist for them.</w:t>
            </w:r>
          </w:p>
        </w:tc>
      </w:tr>
      <w:tr>
        <w:trPr>
          <w:cantSplit w:val="0"/>
          <w:trHeight w:val="2310" w:hRule="atLeast"/>
          <w:tblHeader w:val="0"/>
        </w:trPr>
        <w:tc>
          <w:tcPr>
            <w:tcBorders>
              <w:top w:color="cccccc" w:space="0" w:sz="7" w:val="single"/>
              <w:left w:color="cccccc" w:space="0" w:sz="7" w:val="single"/>
              <w:bottom w:color="cccccc" w:space="0" w:sz="7" w:val="single"/>
              <w:right w:color="cccccc"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2F7">
            <w:pPr>
              <w:pageBreakBefore w:val="0"/>
              <w:widowControl w:val="0"/>
              <w:ind w:left="90" w:firstLine="0"/>
              <w:jc w:val="center"/>
              <w:rPr/>
            </w:pPr>
            <w:r w:rsidDel="00000000" w:rsidR="00000000" w:rsidRPr="00000000">
              <w:rPr>
                <w:rtl w:val="0"/>
              </w:rPr>
              <w:t xml:space="preserve">4</w:t>
            </w:r>
          </w:p>
        </w:tc>
        <w:tc>
          <w:tcPr>
            <w:tcBorders>
              <w:top w:color="cccccc" w:space="0" w:sz="7" w:val="single"/>
              <w:left w:color="cccccc" w:space="0" w:sz="7" w:val="single"/>
              <w:bottom w:color="cccccc" w:space="0" w:sz="7" w:val="single"/>
              <w:right w:color="cccccc" w:space="0" w:sz="7" w:val="single"/>
            </w:tcBorders>
            <w:shd w:fill="auto" w:val="clear"/>
            <w:tcMar>
              <w:top w:w="40.0" w:type="dxa"/>
              <w:left w:w="0.0" w:type="dxa"/>
              <w:bottom w:w="40.0" w:type="dxa"/>
              <w:right w:w="0.0" w:type="dxa"/>
            </w:tcMar>
            <w:vAlign w:val="bottom"/>
          </w:tcPr>
          <w:p w:rsidR="00000000" w:rsidDel="00000000" w:rsidP="00000000" w:rsidRDefault="00000000" w:rsidRPr="00000000" w14:paraId="000002F8">
            <w:pPr>
              <w:pageBreakBefore w:val="0"/>
              <w:widowControl w:val="0"/>
              <w:numPr>
                <w:ilvl w:val="0"/>
                <w:numId w:val="11"/>
              </w:numPr>
              <w:ind w:left="720" w:hanging="360"/>
              <w:rPr/>
            </w:pPr>
            <w:r w:rsidDel="00000000" w:rsidR="00000000" w:rsidRPr="00000000">
              <w:rPr>
                <w:rtl w:val="0"/>
              </w:rPr>
              <w:t xml:space="preserve">Components are well-defined, loosely-coupled but they do not reflect the domain completely.</w:t>
            </w:r>
          </w:p>
          <w:p w:rsidR="00000000" w:rsidDel="00000000" w:rsidP="00000000" w:rsidRDefault="00000000" w:rsidRPr="00000000" w14:paraId="000002F9">
            <w:pPr>
              <w:pageBreakBefore w:val="0"/>
              <w:widowControl w:val="0"/>
              <w:numPr>
                <w:ilvl w:val="0"/>
                <w:numId w:val="11"/>
              </w:numPr>
              <w:ind w:left="720" w:hanging="360"/>
              <w:rPr/>
            </w:pPr>
            <w:r w:rsidDel="00000000" w:rsidR="00000000" w:rsidRPr="00000000">
              <w:rPr>
                <w:rtl w:val="0"/>
              </w:rPr>
              <w:t xml:space="preserve">All APIs are secured, RESTful and documented.</w:t>
            </w:r>
          </w:p>
          <w:p w:rsidR="00000000" w:rsidDel="00000000" w:rsidP="00000000" w:rsidRDefault="00000000" w:rsidRPr="00000000" w14:paraId="000002FA">
            <w:pPr>
              <w:pageBreakBefore w:val="0"/>
              <w:widowControl w:val="0"/>
              <w:numPr>
                <w:ilvl w:val="0"/>
                <w:numId w:val="11"/>
              </w:numPr>
              <w:ind w:left="720" w:hanging="360"/>
              <w:rPr/>
            </w:pPr>
            <w:r w:rsidDel="00000000" w:rsidR="00000000" w:rsidRPr="00000000">
              <w:rPr>
                <w:rtl w:val="0"/>
              </w:rPr>
              <w:t xml:space="preserve">Most of the tech stack is up-to-date. Very few out-dated supporting tools/tech are being used.</w:t>
            </w:r>
          </w:p>
          <w:p w:rsidR="00000000" w:rsidDel="00000000" w:rsidP="00000000" w:rsidRDefault="00000000" w:rsidRPr="00000000" w14:paraId="000002FB">
            <w:pPr>
              <w:pageBreakBefore w:val="0"/>
              <w:widowControl w:val="0"/>
              <w:numPr>
                <w:ilvl w:val="0"/>
                <w:numId w:val="11"/>
              </w:numPr>
              <w:ind w:left="720" w:hanging="360"/>
              <w:rPr/>
            </w:pPr>
            <w:r w:rsidDel="00000000" w:rsidR="00000000" w:rsidRPr="00000000">
              <w:rPr>
                <w:rtl w:val="0"/>
              </w:rPr>
              <w:t xml:space="preserve">Architecture and design are well documented and updated frequently.</w:t>
            </w:r>
          </w:p>
          <w:p w:rsidR="00000000" w:rsidDel="00000000" w:rsidP="00000000" w:rsidRDefault="00000000" w:rsidRPr="00000000" w14:paraId="000002FC">
            <w:pPr>
              <w:pageBreakBefore w:val="0"/>
              <w:widowControl w:val="0"/>
              <w:numPr>
                <w:ilvl w:val="0"/>
                <w:numId w:val="11"/>
              </w:numPr>
              <w:ind w:left="720" w:hanging="360"/>
              <w:rPr/>
            </w:pPr>
            <w:r w:rsidDel="00000000" w:rsidR="00000000" w:rsidRPr="00000000">
              <w:rPr>
                <w:rtl w:val="0"/>
              </w:rPr>
              <w:t xml:space="preserve">Most part of design is driven by domain. Very few modules do not map to domain. New business features require changes only in small related part of code for that part of domain</w:t>
            </w:r>
          </w:p>
          <w:p w:rsidR="00000000" w:rsidDel="00000000" w:rsidP="00000000" w:rsidRDefault="00000000" w:rsidRPr="00000000" w14:paraId="000002FD">
            <w:pPr>
              <w:pageBreakBefore w:val="0"/>
              <w:widowControl w:val="0"/>
              <w:numPr>
                <w:ilvl w:val="0"/>
                <w:numId w:val="11"/>
              </w:numPr>
              <w:ind w:left="720" w:hanging="360"/>
              <w:rPr/>
            </w:pPr>
            <w:r w:rsidDel="00000000" w:rsidR="00000000" w:rsidRPr="00000000">
              <w:rPr>
                <w:rtl w:val="0"/>
              </w:rPr>
              <w:t xml:space="preserve">Most critical parts of the architecture support multi-tenancy from a data, security, privacy, scalability and resilience perspective. Only few non-critical parts are not completely isolated</w:t>
            </w:r>
          </w:p>
          <w:p w:rsidR="00000000" w:rsidDel="00000000" w:rsidP="00000000" w:rsidRDefault="00000000" w:rsidRPr="00000000" w14:paraId="000002FE">
            <w:pPr>
              <w:pageBreakBefore w:val="0"/>
              <w:widowControl w:val="0"/>
              <w:numPr>
                <w:ilvl w:val="0"/>
                <w:numId w:val="11"/>
              </w:numPr>
              <w:ind w:left="720" w:hanging="360"/>
              <w:rPr/>
            </w:pPr>
            <w:r w:rsidDel="00000000" w:rsidR="00000000" w:rsidRPr="00000000">
              <w:rPr>
                <w:rtl w:val="0"/>
              </w:rPr>
              <w:t xml:space="preserve">System is partially resilient. MTTR and MTBF are well defined. Failures can be auto-detected but NOT all can be auto-recovered. Some part of recovery is manual and time taking effort</w:t>
            </w:r>
          </w:p>
          <w:p w:rsidR="00000000" w:rsidDel="00000000" w:rsidP="00000000" w:rsidRDefault="00000000" w:rsidRPr="00000000" w14:paraId="000002FF">
            <w:pPr>
              <w:pageBreakBefore w:val="0"/>
              <w:widowControl w:val="0"/>
              <w:numPr>
                <w:ilvl w:val="0"/>
                <w:numId w:val="11"/>
              </w:numPr>
              <w:ind w:left="720" w:hanging="360"/>
              <w:rPr/>
            </w:pPr>
            <w:r w:rsidDel="00000000" w:rsidR="00000000" w:rsidRPr="00000000">
              <w:rPr>
                <w:rtl w:val="0"/>
              </w:rPr>
              <w:t xml:space="preserve">Application is highly scalable, meets SLAs and performance test suit exists and is being run regularly to verify this</w:t>
            </w:r>
          </w:p>
        </w:tc>
      </w:tr>
      <w:tr>
        <w:trPr>
          <w:cantSplit w:val="0"/>
          <w:trHeight w:val="2310" w:hRule="atLeast"/>
          <w:tblHeader w:val="0"/>
        </w:trPr>
        <w:tc>
          <w:tcPr>
            <w:tcBorders>
              <w:top w:color="cccccc" w:space="0" w:sz="7" w:val="single"/>
              <w:left w:color="cccccc" w:space="0" w:sz="7" w:val="single"/>
              <w:bottom w:color="cccccc" w:space="0" w:sz="7" w:val="single"/>
              <w:right w:color="cccccc"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300">
            <w:pPr>
              <w:pageBreakBefore w:val="0"/>
              <w:widowControl w:val="0"/>
              <w:ind w:left="90" w:firstLine="0"/>
              <w:jc w:val="center"/>
              <w:rPr/>
            </w:pPr>
            <w:r w:rsidDel="00000000" w:rsidR="00000000" w:rsidRPr="00000000">
              <w:rPr>
                <w:rtl w:val="0"/>
              </w:rPr>
              <w:t xml:space="preserve">5</w:t>
            </w:r>
          </w:p>
        </w:tc>
        <w:tc>
          <w:tcPr>
            <w:tcBorders>
              <w:top w:color="cccccc" w:space="0" w:sz="7" w:val="single"/>
              <w:left w:color="cccccc" w:space="0" w:sz="7" w:val="single"/>
              <w:bottom w:color="cccccc" w:space="0" w:sz="7" w:val="single"/>
              <w:right w:color="cccccc" w:space="0" w:sz="7" w:val="single"/>
            </w:tcBorders>
            <w:shd w:fill="auto" w:val="clear"/>
            <w:tcMar>
              <w:top w:w="40.0" w:type="dxa"/>
              <w:left w:w="0.0" w:type="dxa"/>
              <w:bottom w:w="40.0" w:type="dxa"/>
              <w:right w:w="0.0" w:type="dxa"/>
            </w:tcMar>
            <w:vAlign w:val="bottom"/>
          </w:tcPr>
          <w:p w:rsidR="00000000" w:rsidDel="00000000" w:rsidP="00000000" w:rsidRDefault="00000000" w:rsidRPr="00000000" w14:paraId="00000301">
            <w:pPr>
              <w:pageBreakBefore w:val="0"/>
              <w:widowControl w:val="0"/>
              <w:numPr>
                <w:ilvl w:val="0"/>
                <w:numId w:val="6"/>
              </w:numPr>
              <w:ind w:left="720" w:hanging="360"/>
              <w:rPr/>
            </w:pPr>
            <w:r w:rsidDel="00000000" w:rsidR="00000000" w:rsidRPr="00000000">
              <w:rPr>
                <w:rtl w:val="0"/>
              </w:rPr>
              <w:t xml:space="preserve">Well-defined, loosely-coupled components that very well represent the business domain at hand</w:t>
            </w:r>
          </w:p>
          <w:p w:rsidR="00000000" w:rsidDel="00000000" w:rsidP="00000000" w:rsidRDefault="00000000" w:rsidRPr="00000000" w14:paraId="00000302">
            <w:pPr>
              <w:pageBreakBefore w:val="0"/>
              <w:widowControl w:val="0"/>
              <w:numPr>
                <w:ilvl w:val="0"/>
                <w:numId w:val="6"/>
              </w:numPr>
              <w:ind w:left="720" w:hanging="360"/>
              <w:rPr/>
            </w:pPr>
            <w:r w:rsidDel="00000000" w:rsidR="00000000" w:rsidRPr="00000000">
              <w:rPr>
                <w:rtl w:val="0"/>
              </w:rPr>
              <w:t xml:space="preserve">APIs follow RESTful design standard, secured, versioned and well documented</w:t>
            </w:r>
          </w:p>
          <w:p w:rsidR="00000000" w:rsidDel="00000000" w:rsidP="00000000" w:rsidRDefault="00000000" w:rsidRPr="00000000" w14:paraId="00000303">
            <w:pPr>
              <w:pageBreakBefore w:val="0"/>
              <w:widowControl w:val="0"/>
              <w:numPr>
                <w:ilvl w:val="0"/>
                <w:numId w:val="6"/>
              </w:numPr>
              <w:ind w:left="720" w:hanging="360"/>
              <w:rPr/>
            </w:pPr>
            <w:r w:rsidDel="00000000" w:rsidR="00000000" w:rsidRPr="00000000">
              <w:rPr>
                <w:rtl w:val="0"/>
              </w:rPr>
              <w:t xml:space="preserve">All the tech stack is up-to-date. NO end-of-life or out-dated tools/tech being used.</w:t>
            </w:r>
          </w:p>
          <w:p w:rsidR="00000000" w:rsidDel="00000000" w:rsidP="00000000" w:rsidRDefault="00000000" w:rsidRPr="00000000" w14:paraId="00000304">
            <w:pPr>
              <w:pageBreakBefore w:val="0"/>
              <w:widowControl w:val="0"/>
              <w:numPr>
                <w:ilvl w:val="0"/>
                <w:numId w:val="6"/>
              </w:numPr>
              <w:ind w:left="720" w:hanging="360"/>
              <w:rPr/>
            </w:pPr>
            <w:r w:rsidDel="00000000" w:rsidR="00000000" w:rsidRPr="00000000">
              <w:rPr>
                <w:rtl w:val="0"/>
              </w:rPr>
              <w:t xml:space="preserve">Architecture and design are well-documented, upd-to-date and updated frequently.</w:t>
            </w:r>
          </w:p>
          <w:p w:rsidR="00000000" w:rsidDel="00000000" w:rsidP="00000000" w:rsidRDefault="00000000" w:rsidRPr="00000000" w14:paraId="00000305">
            <w:pPr>
              <w:pageBreakBefore w:val="0"/>
              <w:widowControl w:val="0"/>
              <w:numPr>
                <w:ilvl w:val="0"/>
                <w:numId w:val="6"/>
              </w:numPr>
              <w:ind w:left="720" w:hanging="360"/>
              <w:rPr/>
            </w:pPr>
            <w:r w:rsidDel="00000000" w:rsidR="00000000" w:rsidRPr="00000000">
              <w:rPr>
                <w:rtl w:val="0"/>
              </w:rPr>
              <w:t xml:space="preserve">All design is driven by domain. New business features require changes only in small related part of code for that part of domain</w:t>
            </w:r>
          </w:p>
          <w:p w:rsidR="00000000" w:rsidDel="00000000" w:rsidP="00000000" w:rsidRDefault="00000000" w:rsidRPr="00000000" w14:paraId="00000306">
            <w:pPr>
              <w:pageBreakBefore w:val="0"/>
              <w:widowControl w:val="0"/>
              <w:numPr>
                <w:ilvl w:val="0"/>
                <w:numId w:val="6"/>
              </w:numPr>
              <w:ind w:left="720" w:hanging="360"/>
              <w:rPr/>
            </w:pPr>
            <w:r w:rsidDel="00000000" w:rsidR="00000000" w:rsidRPr="00000000">
              <w:rPr>
                <w:rtl w:val="0"/>
              </w:rPr>
              <w:t xml:space="preserve">Entire architecture supports multi-tenancy and there is complete tenant-isolation from data, security, privacy, scalability and resilience perspective</w:t>
            </w:r>
          </w:p>
          <w:p w:rsidR="00000000" w:rsidDel="00000000" w:rsidP="00000000" w:rsidRDefault="00000000" w:rsidRPr="00000000" w14:paraId="00000307">
            <w:pPr>
              <w:pageBreakBefore w:val="0"/>
              <w:widowControl w:val="0"/>
              <w:numPr>
                <w:ilvl w:val="0"/>
                <w:numId w:val="6"/>
              </w:numPr>
              <w:ind w:left="720" w:hanging="360"/>
              <w:rPr/>
            </w:pPr>
            <w:r w:rsidDel="00000000" w:rsidR="00000000" w:rsidRPr="00000000">
              <w:rPr>
                <w:rtl w:val="0"/>
              </w:rPr>
              <w:t xml:space="preserve">System is highly resilient. MTTR and MTBF are well defined and very small. Automated failure detection and recovery mechanisms are in place and regularly tested</w:t>
            </w:r>
          </w:p>
          <w:p w:rsidR="00000000" w:rsidDel="00000000" w:rsidP="00000000" w:rsidRDefault="00000000" w:rsidRPr="00000000" w14:paraId="00000308">
            <w:pPr>
              <w:pageBreakBefore w:val="0"/>
              <w:widowControl w:val="0"/>
              <w:numPr>
                <w:ilvl w:val="0"/>
                <w:numId w:val="6"/>
              </w:numPr>
              <w:ind w:left="720" w:hanging="360"/>
              <w:rPr/>
            </w:pPr>
            <w:r w:rsidDel="00000000" w:rsidR="00000000" w:rsidRPr="00000000">
              <w:rPr>
                <w:rtl w:val="0"/>
              </w:rPr>
              <w:t xml:space="preserve">Application is highly scalable with auto-scaling capability, meets SLAs and performance test suit exists and is regularly run to ensure SLAs are met</w:t>
            </w:r>
          </w:p>
        </w:tc>
      </w:tr>
    </w:tbl>
    <w:p w:rsidR="00000000" w:rsidDel="00000000" w:rsidP="00000000" w:rsidRDefault="00000000" w:rsidRPr="00000000" w14:paraId="00000309">
      <w:pPr>
        <w:pageBreakBefore w:val="0"/>
        <w:rPr>
          <w:sz w:val="16"/>
          <w:szCs w:val="16"/>
        </w:rPr>
      </w:pPr>
      <w:r w:rsidDel="00000000" w:rsidR="00000000" w:rsidRPr="00000000">
        <w:rPr>
          <w:rtl w:val="0"/>
        </w:rPr>
      </w:r>
    </w:p>
    <w:p w:rsidR="00000000" w:rsidDel="00000000" w:rsidP="00000000" w:rsidRDefault="00000000" w:rsidRPr="00000000" w14:paraId="0000030A">
      <w:pPr>
        <w:pageBreakBefore w:val="0"/>
        <w:rPr>
          <w:sz w:val="24"/>
          <w:szCs w:val="24"/>
        </w:rPr>
      </w:pPr>
      <w:r w:rsidDel="00000000" w:rsidR="00000000" w:rsidRPr="00000000">
        <w:rPr>
          <w:rtl w:val="0"/>
        </w:rPr>
      </w:r>
    </w:p>
    <w:p w:rsidR="00000000" w:rsidDel="00000000" w:rsidP="00000000" w:rsidRDefault="00000000" w:rsidRPr="00000000" w14:paraId="0000030B">
      <w:pPr>
        <w:pageBreakBefore w:val="0"/>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30C">
      <w:pPr>
        <w:pStyle w:val="Heading3"/>
        <w:pageBreakBefore w:val="0"/>
        <w:rPr>
          <w:b w:val="1"/>
        </w:rPr>
      </w:pPr>
      <w:bookmarkStart w:colFirst="0" w:colLast="0" w:name="_2lwamvv" w:id="63"/>
      <w:bookmarkEnd w:id="63"/>
      <w:r w:rsidDel="00000000" w:rsidR="00000000" w:rsidRPr="00000000">
        <w:rPr>
          <w:b w:val="1"/>
          <w:rtl w:val="0"/>
        </w:rPr>
        <w:t xml:space="preserve">Code Quality</w:t>
      </w:r>
    </w:p>
    <w:p w:rsidR="00000000" w:rsidDel="00000000" w:rsidP="00000000" w:rsidRDefault="00000000" w:rsidRPr="00000000" w14:paraId="0000030D">
      <w:pPr>
        <w:pageBreakBefore w:val="0"/>
        <w:rPr>
          <w:sz w:val="16"/>
          <w:szCs w:val="16"/>
        </w:rPr>
      </w:pPr>
      <w:r w:rsidDel="00000000" w:rsidR="00000000" w:rsidRPr="00000000">
        <w:rPr>
          <w:rtl w:val="0"/>
        </w:rPr>
      </w:r>
    </w:p>
    <w:tbl>
      <w:tblPr>
        <w:tblStyle w:val="Table7"/>
        <w:tblW w:w="10455.0" w:type="dxa"/>
        <w:jc w:val="left"/>
        <w:tblInd w:w="-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00"/>
        <w:gridCol w:w="9555"/>
        <w:tblGridChange w:id="0">
          <w:tblGrid>
            <w:gridCol w:w="900"/>
            <w:gridCol w:w="9555"/>
          </w:tblGrid>
        </w:tblGridChange>
      </w:tblGrid>
      <w:tr>
        <w:trPr>
          <w:cantSplit w:val="0"/>
          <w:trHeight w:val="405" w:hRule="atLeast"/>
          <w:tblHeader w:val="0"/>
        </w:trPr>
        <w:tc>
          <w:tcPr>
            <w:tcBorders>
              <w:top w:color="cccccc" w:space="0" w:sz="7" w:val="single"/>
              <w:left w:color="cccccc" w:space="0" w:sz="7" w:val="single"/>
              <w:bottom w:color="cccccc" w:space="0" w:sz="7" w:val="single"/>
              <w:right w:color="cccccc" w:space="0" w:sz="7" w:val="single"/>
            </w:tcBorders>
            <w:shd w:fill="0b5394" w:val="clear"/>
            <w:tcMar>
              <w:top w:w="40.0" w:type="dxa"/>
              <w:left w:w="40.0" w:type="dxa"/>
              <w:bottom w:w="40.0" w:type="dxa"/>
              <w:right w:w="40.0" w:type="dxa"/>
            </w:tcMar>
            <w:vAlign w:val="bottom"/>
          </w:tcPr>
          <w:p w:rsidR="00000000" w:rsidDel="00000000" w:rsidP="00000000" w:rsidRDefault="00000000" w:rsidRPr="00000000" w14:paraId="0000030E">
            <w:pPr>
              <w:pageBreakBefore w:val="0"/>
              <w:widowControl w:val="0"/>
              <w:ind w:left="90" w:firstLine="0"/>
              <w:rPr>
                <w:b w:val="1"/>
                <w:color w:val="ffffff"/>
              </w:rPr>
            </w:pPr>
            <w:r w:rsidDel="00000000" w:rsidR="00000000" w:rsidRPr="00000000">
              <w:rPr>
                <w:b w:val="1"/>
                <w:color w:val="ffffff"/>
                <w:rtl w:val="0"/>
              </w:rPr>
              <w:t xml:space="preserve">Score</w:t>
            </w:r>
          </w:p>
        </w:tc>
        <w:tc>
          <w:tcPr>
            <w:tcBorders>
              <w:top w:color="cccccc" w:space="0" w:sz="7" w:val="single"/>
              <w:left w:color="cccccc" w:space="0" w:sz="7" w:val="single"/>
              <w:bottom w:color="cccccc" w:space="0" w:sz="7" w:val="single"/>
              <w:right w:color="cccccc" w:space="0" w:sz="7" w:val="single"/>
            </w:tcBorders>
            <w:shd w:fill="0b5394" w:val="clear"/>
            <w:tcMar>
              <w:top w:w="40.0" w:type="dxa"/>
              <w:left w:w="0.0" w:type="dxa"/>
              <w:bottom w:w="40.0" w:type="dxa"/>
              <w:right w:w="0.0" w:type="dxa"/>
            </w:tcMar>
            <w:vAlign w:val="bottom"/>
          </w:tcPr>
          <w:p w:rsidR="00000000" w:rsidDel="00000000" w:rsidP="00000000" w:rsidRDefault="00000000" w:rsidRPr="00000000" w14:paraId="0000030F">
            <w:pPr>
              <w:pageBreakBefore w:val="0"/>
              <w:widowControl w:val="0"/>
              <w:ind w:left="360" w:hanging="180"/>
              <w:rPr>
                <w:b w:val="1"/>
                <w:color w:val="ffffff"/>
              </w:rPr>
            </w:pPr>
            <w:r w:rsidDel="00000000" w:rsidR="00000000" w:rsidRPr="00000000">
              <w:rPr>
                <w:b w:val="1"/>
                <w:color w:val="ffffff"/>
                <w:rtl w:val="0"/>
              </w:rPr>
              <w:t xml:space="preserve">Definition</w:t>
            </w:r>
          </w:p>
        </w:tc>
      </w:tr>
      <w:tr>
        <w:trPr>
          <w:cantSplit w:val="0"/>
          <w:trHeight w:val="1695" w:hRule="atLeast"/>
          <w:tblHeader w:val="0"/>
        </w:trPr>
        <w:tc>
          <w:tcPr>
            <w:tcBorders>
              <w:top w:color="cccccc" w:space="0" w:sz="7" w:val="single"/>
              <w:left w:color="ccccc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310">
            <w:pPr>
              <w:pageBreakBefore w:val="0"/>
              <w:widowControl w:val="0"/>
              <w:jc w:val="center"/>
              <w:rPr/>
            </w:pPr>
            <w:r w:rsidDel="00000000" w:rsidR="00000000" w:rsidRPr="00000000">
              <w:rPr>
                <w:rtl w:val="0"/>
              </w:rPr>
              <w:t xml:space="preserve">1</w:t>
            </w:r>
          </w:p>
        </w:tc>
        <w:tc>
          <w:tcPr>
            <w:tcBorders>
              <w:top w:color="cccccc" w:space="0" w:sz="7" w:val="single"/>
              <w:left w:color="cccccc" w:space="0" w:sz="7" w:val="single"/>
              <w:bottom w:color="cccccc" w:space="0" w:sz="7" w:val="single"/>
              <w:right w:color="cccccc" w:space="0" w:sz="7" w:val="single"/>
            </w:tcBorders>
            <w:tcMar>
              <w:top w:w="40.0" w:type="dxa"/>
              <w:left w:w="0.0" w:type="dxa"/>
              <w:bottom w:w="40.0" w:type="dxa"/>
              <w:right w:w="0.0" w:type="dxa"/>
            </w:tcMar>
            <w:vAlign w:val="bottom"/>
          </w:tcPr>
          <w:p w:rsidR="00000000" w:rsidDel="00000000" w:rsidP="00000000" w:rsidRDefault="00000000" w:rsidRPr="00000000" w14:paraId="00000311">
            <w:pPr>
              <w:pageBreakBefore w:val="0"/>
              <w:widowControl w:val="0"/>
              <w:numPr>
                <w:ilvl w:val="0"/>
                <w:numId w:val="21"/>
              </w:numPr>
              <w:ind w:left="720" w:hanging="360"/>
              <w:rPr/>
            </w:pPr>
            <w:r w:rsidDel="00000000" w:rsidR="00000000" w:rsidRPr="00000000">
              <w:rPr>
                <w:rtl w:val="0"/>
              </w:rPr>
              <w:t xml:space="preserve">No automated tests, code is not testable.</w:t>
            </w:r>
          </w:p>
          <w:p w:rsidR="00000000" w:rsidDel="00000000" w:rsidP="00000000" w:rsidRDefault="00000000" w:rsidRPr="00000000" w14:paraId="00000312">
            <w:pPr>
              <w:pageBreakBefore w:val="0"/>
              <w:widowControl w:val="0"/>
              <w:numPr>
                <w:ilvl w:val="0"/>
                <w:numId w:val="21"/>
              </w:numPr>
              <w:ind w:left="720" w:hanging="360"/>
              <w:rPr/>
            </w:pPr>
            <w:r w:rsidDel="00000000" w:rsidR="00000000" w:rsidRPr="00000000">
              <w:rPr>
                <w:rtl w:val="0"/>
              </w:rPr>
              <w:t xml:space="preserve">No clear separation of responsibility in the code design.</w:t>
            </w:r>
          </w:p>
          <w:p w:rsidR="00000000" w:rsidDel="00000000" w:rsidP="00000000" w:rsidRDefault="00000000" w:rsidRPr="00000000" w14:paraId="00000313">
            <w:pPr>
              <w:pageBreakBefore w:val="0"/>
              <w:widowControl w:val="0"/>
              <w:numPr>
                <w:ilvl w:val="0"/>
                <w:numId w:val="21"/>
              </w:numPr>
              <w:ind w:left="720" w:hanging="360"/>
              <w:rPr/>
            </w:pPr>
            <w:r w:rsidDel="00000000" w:rsidR="00000000" w:rsidRPr="00000000">
              <w:rPr>
                <w:rtl w:val="0"/>
              </w:rPr>
              <w:t xml:space="preserve">Code is difficult to understand and difficult to change. Changes carry high risk of breaking something.</w:t>
            </w:r>
          </w:p>
          <w:p w:rsidR="00000000" w:rsidDel="00000000" w:rsidP="00000000" w:rsidRDefault="00000000" w:rsidRPr="00000000" w14:paraId="00000314">
            <w:pPr>
              <w:pageBreakBefore w:val="0"/>
              <w:widowControl w:val="0"/>
              <w:numPr>
                <w:ilvl w:val="0"/>
                <w:numId w:val="21"/>
              </w:numPr>
              <w:ind w:left="720" w:hanging="360"/>
              <w:rPr/>
            </w:pPr>
            <w:r w:rsidDel="00000000" w:rsidR="00000000" w:rsidRPr="00000000">
              <w:rPr>
                <w:rtl w:val="0"/>
              </w:rPr>
              <w:t xml:space="preserve">No Design Patterns being used. Design does not reflect domain.</w:t>
            </w:r>
          </w:p>
        </w:tc>
      </w:tr>
      <w:tr>
        <w:trPr>
          <w:cantSplit w:val="0"/>
          <w:trHeight w:val="2190" w:hRule="atLeast"/>
          <w:tblHeader w:val="0"/>
        </w:trPr>
        <w:tc>
          <w:tcPr>
            <w:tcBorders>
              <w:top w:color="cccccc" w:space="0" w:sz="7" w:val="single"/>
              <w:left w:color="cccccc" w:space="0" w:sz="7" w:val="single"/>
              <w:bottom w:color="cccccc" w:space="0" w:sz="7" w:val="single"/>
              <w:right w:color="cccccc"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315">
            <w:pPr>
              <w:pageBreakBefore w:val="0"/>
              <w:widowControl w:val="0"/>
              <w:jc w:val="center"/>
              <w:rPr/>
            </w:pPr>
            <w:r w:rsidDel="00000000" w:rsidR="00000000" w:rsidRPr="00000000">
              <w:rPr>
                <w:rtl w:val="0"/>
              </w:rPr>
              <w:t xml:space="preserve">2</w:t>
            </w:r>
          </w:p>
        </w:tc>
        <w:tc>
          <w:tcPr>
            <w:tcBorders>
              <w:top w:color="cccccc" w:space="0" w:sz="7" w:val="single"/>
              <w:left w:color="cccccc" w:space="0" w:sz="7" w:val="single"/>
              <w:bottom w:color="cccccc" w:space="0" w:sz="7" w:val="single"/>
              <w:right w:color="cccccc" w:space="0" w:sz="7" w:val="single"/>
            </w:tcBorders>
            <w:shd w:fill="auto" w:val="clear"/>
            <w:tcMar>
              <w:top w:w="40.0" w:type="dxa"/>
              <w:left w:w="0.0" w:type="dxa"/>
              <w:bottom w:w="40.0" w:type="dxa"/>
              <w:right w:w="0.0" w:type="dxa"/>
            </w:tcMar>
            <w:vAlign w:val="bottom"/>
          </w:tcPr>
          <w:p w:rsidR="00000000" w:rsidDel="00000000" w:rsidP="00000000" w:rsidRDefault="00000000" w:rsidRPr="00000000" w14:paraId="00000316">
            <w:pPr>
              <w:pageBreakBefore w:val="0"/>
              <w:widowControl w:val="0"/>
              <w:numPr>
                <w:ilvl w:val="0"/>
                <w:numId w:val="31"/>
              </w:numPr>
              <w:ind w:left="720" w:hanging="360"/>
              <w:rPr/>
            </w:pPr>
            <w:r w:rsidDel="00000000" w:rsidR="00000000" w:rsidRPr="00000000">
              <w:rPr>
                <w:rtl w:val="0"/>
              </w:rPr>
            </w:r>
          </w:p>
          <w:p w:rsidR="00000000" w:rsidDel="00000000" w:rsidP="00000000" w:rsidRDefault="00000000" w:rsidRPr="00000000" w14:paraId="00000317">
            <w:pPr>
              <w:pageBreakBefore w:val="0"/>
              <w:widowControl w:val="0"/>
              <w:ind w:left="720" w:firstLine="0"/>
              <w:rPr/>
            </w:pPr>
            <w:r w:rsidDel="00000000" w:rsidR="00000000" w:rsidRPr="00000000">
              <w:rPr>
                <w:rtl w:val="0"/>
              </w:rPr>
              <w:t xml:space="preserve">Most of the code is not testable and very minimal tests</w:t>
            </w:r>
          </w:p>
          <w:p w:rsidR="00000000" w:rsidDel="00000000" w:rsidP="00000000" w:rsidRDefault="00000000" w:rsidRPr="00000000" w14:paraId="00000318">
            <w:pPr>
              <w:pageBreakBefore w:val="0"/>
              <w:widowControl w:val="0"/>
              <w:numPr>
                <w:ilvl w:val="0"/>
                <w:numId w:val="31"/>
              </w:numPr>
              <w:ind w:left="720" w:hanging="360"/>
              <w:rPr/>
            </w:pPr>
            <w:r w:rsidDel="00000000" w:rsidR="00000000" w:rsidRPr="00000000">
              <w:rPr>
                <w:rtl w:val="0"/>
              </w:rPr>
              <w:t xml:space="preserve">Very little code follows SRP but naming convention does not reflect the responsibility</w:t>
            </w:r>
          </w:p>
          <w:p w:rsidR="00000000" w:rsidDel="00000000" w:rsidP="00000000" w:rsidRDefault="00000000" w:rsidRPr="00000000" w14:paraId="00000319">
            <w:pPr>
              <w:pageBreakBefore w:val="0"/>
              <w:widowControl w:val="0"/>
              <w:numPr>
                <w:ilvl w:val="0"/>
                <w:numId w:val="31"/>
              </w:numPr>
              <w:ind w:left="720" w:hanging="360"/>
              <w:rPr/>
            </w:pPr>
            <w:r w:rsidDel="00000000" w:rsidR="00000000" w:rsidRPr="00000000">
              <w:rPr>
                <w:rtl w:val="0"/>
              </w:rPr>
              <w:t xml:space="preserve">Very little code is easy to understand or change. Changes carry significant risk of breaking something</w:t>
            </w:r>
          </w:p>
          <w:p w:rsidR="00000000" w:rsidDel="00000000" w:rsidP="00000000" w:rsidRDefault="00000000" w:rsidRPr="00000000" w14:paraId="0000031A">
            <w:pPr>
              <w:pageBreakBefore w:val="0"/>
              <w:widowControl w:val="0"/>
              <w:numPr>
                <w:ilvl w:val="0"/>
                <w:numId w:val="31"/>
              </w:numPr>
              <w:ind w:left="720" w:hanging="360"/>
              <w:rPr/>
            </w:pPr>
            <w:r w:rsidDel="00000000" w:rsidR="00000000" w:rsidRPr="00000000">
              <w:rPr>
                <w:rtl w:val="0"/>
              </w:rPr>
              <w:t xml:space="preserve">Very few design patterns are being used. Design does not reflect domain.</w:t>
            </w:r>
          </w:p>
        </w:tc>
      </w:tr>
      <w:tr>
        <w:trPr>
          <w:cantSplit w:val="0"/>
          <w:trHeight w:val="2190" w:hRule="atLeast"/>
          <w:tblHeader w:val="0"/>
        </w:trPr>
        <w:tc>
          <w:tcPr>
            <w:tcBorders>
              <w:top w:color="cccccc" w:space="0" w:sz="7" w:val="single"/>
              <w:left w:color="cccccc" w:space="0" w:sz="7" w:val="single"/>
              <w:bottom w:color="cccccc" w:space="0" w:sz="7" w:val="single"/>
              <w:right w:color="cccccc"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31B">
            <w:pPr>
              <w:pageBreakBefore w:val="0"/>
              <w:widowControl w:val="0"/>
              <w:jc w:val="center"/>
              <w:rPr/>
            </w:pPr>
            <w:r w:rsidDel="00000000" w:rsidR="00000000" w:rsidRPr="00000000">
              <w:rPr>
                <w:rtl w:val="0"/>
              </w:rPr>
              <w:t xml:space="preserve">3</w:t>
            </w:r>
          </w:p>
        </w:tc>
        <w:tc>
          <w:tcPr>
            <w:tcBorders>
              <w:top w:color="cccccc" w:space="0" w:sz="7" w:val="single"/>
              <w:left w:color="cccccc" w:space="0" w:sz="7" w:val="single"/>
              <w:bottom w:color="cccccc" w:space="0" w:sz="7" w:val="single"/>
              <w:right w:color="cccccc" w:space="0" w:sz="7" w:val="single"/>
            </w:tcBorders>
            <w:shd w:fill="auto" w:val="clear"/>
            <w:tcMar>
              <w:top w:w="40.0" w:type="dxa"/>
              <w:left w:w="0.0" w:type="dxa"/>
              <w:bottom w:w="40.0" w:type="dxa"/>
              <w:right w:w="0.0" w:type="dxa"/>
            </w:tcMar>
            <w:vAlign w:val="bottom"/>
          </w:tcPr>
          <w:p w:rsidR="00000000" w:rsidDel="00000000" w:rsidP="00000000" w:rsidRDefault="00000000" w:rsidRPr="00000000" w14:paraId="0000031C">
            <w:pPr>
              <w:pageBreakBefore w:val="0"/>
              <w:widowControl w:val="0"/>
              <w:numPr>
                <w:ilvl w:val="0"/>
                <w:numId w:val="2"/>
              </w:numPr>
              <w:ind w:left="720" w:hanging="360"/>
              <w:rPr/>
            </w:pPr>
            <w:r w:rsidDel="00000000" w:rsidR="00000000" w:rsidRPr="00000000">
              <w:rPr>
                <w:rtl w:val="0"/>
              </w:rPr>
              <w:t xml:space="preserve">There are some tests and some of the code is inherently testable</w:t>
            </w:r>
          </w:p>
          <w:p w:rsidR="00000000" w:rsidDel="00000000" w:rsidP="00000000" w:rsidRDefault="00000000" w:rsidRPr="00000000" w14:paraId="0000031D">
            <w:pPr>
              <w:pageBreakBefore w:val="0"/>
              <w:widowControl w:val="0"/>
              <w:numPr>
                <w:ilvl w:val="0"/>
                <w:numId w:val="2"/>
              </w:numPr>
              <w:ind w:left="720" w:hanging="360"/>
              <w:rPr/>
            </w:pPr>
            <w:r w:rsidDel="00000000" w:rsidR="00000000" w:rsidRPr="00000000">
              <w:rPr>
                <w:rtl w:val="0"/>
              </w:rPr>
              <w:t xml:space="preserve">Portion of the code base follow SRP but naming does not allow easy identification of the responsibility</w:t>
            </w:r>
          </w:p>
          <w:p w:rsidR="00000000" w:rsidDel="00000000" w:rsidP="00000000" w:rsidRDefault="00000000" w:rsidRPr="00000000" w14:paraId="0000031E">
            <w:pPr>
              <w:pageBreakBefore w:val="0"/>
              <w:widowControl w:val="0"/>
              <w:numPr>
                <w:ilvl w:val="0"/>
                <w:numId w:val="2"/>
              </w:numPr>
              <w:ind w:left="720" w:hanging="360"/>
              <w:rPr/>
            </w:pPr>
            <w:r w:rsidDel="00000000" w:rsidR="00000000" w:rsidRPr="00000000">
              <w:rPr>
                <w:rtl w:val="0"/>
              </w:rPr>
              <w:t xml:space="preserve">Some parts of the code is easy to understand and change without breaking elsewhere. But there are other parts that are neither easy to understand nor easy to change without breaking something</w:t>
            </w:r>
          </w:p>
          <w:p w:rsidR="00000000" w:rsidDel="00000000" w:rsidP="00000000" w:rsidRDefault="00000000" w:rsidRPr="00000000" w14:paraId="0000031F">
            <w:pPr>
              <w:pageBreakBefore w:val="0"/>
              <w:widowControl w:val="0"/>
              <w:numPr>
                <w:ilvl w:val="0"/>
                <w:numId w:val="2"/>
              </w:numPr>
              <w:ind w:left="720" w:hanging="360"/>
              <w:rPr/>
            </w:pPr>
            <w:r w:rsidDel="00000000" w:rsidR="00000000" w:rsidRPr="00000000">
              <w:rPr>
                <w:rtl w:val="0"/>
              </w:rPr>
              <w:t xml:space="preserve">Design patterns are being followed to some extent. Domain driven design is not present.</w:t>
            </w:r>
          </w:p>
        </w:tc>
      </w:tr>
      <w:tr>
        <w:trPr>
          <w:cantSplit w:val="0"/>
          <w:trHeight w:val="2310" w:hRule="atLeast"/>
          <w:tblHeader w:val="0"/>
        </w:trPr>
        <w:tc>
          <w:tcPr>
            <w:tcBorders>
              <w:top w:color="cccccc" w:space="0" w:sz="7" w:val="single"/>
              <w:left w:color="cccccc" w:space="0" w:sz="7" w:val="single"/>
              <w:bottom w:color="cccccc" w:space="0" w:sz="7" w:val="single"/>
              <w:right w:color="cccccc"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320">
            <w:pPr>
              <w:pageBreakBefore w:val="0"/>
              <w:widowControl w:val="0"/>
              <w:jc w:val="center"/>
              <w:rPr/>
            </w:pPr>
            <w:r w:rsidDel="00000000" w:rsidR="00000000" w:rsidRPr="00000000">
              <w:rPr>
                <w:rtl w:val="0"/>
              </w:rPr>
              <w:t xml:space="preserve">4</w:t>
            </w:r>
          </w:p>
        </w:tc>
        <w:tc>
          <w:tcPr>
            <w:tcBorders>
              <w:top w:color="cccccc" w:space="0" w:sz="7" w:val="single"/>
              <w:left w:color="cccccc" w:space="0" w:sz="7" w:val="single"/>
              <w:bottom w:color="cccccc" w:space="0" w:sz="7" w:val="single"/>
              <w:right w:color="cccccc" w:space="0" w:sz="7" w:val="single"/>
            </w:tcBorders>
            <w:shd w:fill="auto" w:val="clear"/>
            <w:tcMar>
              <w:top w:w="40.0" w:type="dxa"/>
              <w:left w:w="0.0" w:type="dxa"/>
              <w:bottom w:w="40.0" w:type="dxa"/>
              <w:right w:w="0.0" w:type="dxa"/>
            </w:tcMar>
            <w:vAlign w:val="bottom"/>
          </w:tcPr>
          <w:p w:rsidR="00000000" w:rsidDel="00000000" w:rsidP="00000000" w:rsidRDefault="00000000" w:rsidRPr="00000000" w14:paraId="00000321">
            <w:pPr>
              <w:pageBreakBefore w:val="0"/>
              <w:widowControl w:val="0"/>
              <w:numPr>
                <w:ilvl w:val="0"/>
                <w:numId w:val="11"/>
              </w:numPr>
              <w:ind w:left="720" w:hanging="360"/>
              <w:rPr/>
            </w:pPr>
            <w:r w:rsidDel="00000000" w:rsidR="00000000" w:rsidRPr="00000000">
              <w:rPr>
                <w:rtl w:val="0"/>
              </w:rPr>
              <w:t xml:space="preserve">Most of the code is testable but there is good test coverage</w:t>
            </w:r>
          </w:p>
          <w:p w:rsidR="00000000" w:rsidDel="00000000" w:rsidP="00000000" w:rsidRDefault="00000000" w:rsidRPr="00000000" w14:paraId="00000322">
            <w:pPr>
              <w:pageBreakBefore w:val="0"/>
              <w:widowControl w:val="0"/>
              <w:numPr>
                <w:ilvl w:val="0"/>
                <w:numId w:val="11"/>
              </w:numPr>
              <w:ind w:left="720" w:hanging="360"/>
              <w:rPr/>
            </w:pPr>
            <w:r w:rsidDel="00000000" w:rsidR="00000000" w:rsidRPr="00000000">
              <w:rPr>
                <w:rtl w:val="0"/>
              </w:rPr>
              <w:t xml:space="preserve">Code follows SRP and most of the code easily understandable</w:t>
            </w:r>
          </w:p>
          <w:p w:rsidR="00000000" w:rsidDel="00000000" w:rsidP="00000000" w:rsidRDefault="00000000" w:rsidRPr="00000000" w14:paraId="00000323">
            <w:pPr>
              <w:pageBreakBefore w:val="0"/>
              <w:widowControl w:val="0"/>
              <w:numPr>
                <w:ilvl w:val="0"/>
                <w:numId w:val="11"/>
              </w:numPr>
              <w:ind w:left="720" w:hanging="360"/>
              <w:rPr/>
            </w:pPr>
            <w:r w:rsidDel="00000000" w:rsidR="00000000" w:rsidRPr="00000000">
              <w:rPr>
                <w:rtl w:val="0"/>
              </w:rPr>
              <w:t xml:space="preserve">Most of the code is self-explanatory, easy to change. Changes break unrelated parts of other code few times</w:t>
            </w:r>
          </w:p>
          <w:p w:rsidR="00000000" w:rsidDel="00000000" w:rsidP="00000000" w:rsidRDefault="00000000" w:rsidRPr="00000000" w14:paraId="00000324">
            <w:pPr>
              <w:pageBreakBefore w:val="0"/>
              <w:widowControl w:val="0"/>
              <w:numPr>
                <w:ilvl w:val="0"/>
                <w:numId w:val="11"/>
              </w:numPr>
              <w:ind w:left="720" w:hanging="360"/>
              <w:rPr/>
            </w:pPr>
            <w:r w:rsidDel="00000000" w:rsidR="00000000" w:rsidRPr="00000000">
              <w:rPr>
                <w:rtl w:val="0"/>
              </w:rPr>
              <w:t xml:space="preserve">Design patterns are being followed in most of the code. Some parts of the design also reflect the domain. Some parts of functional changes may spill in unrelated areas.</w:t>
            </w:r>
          </w:p>
        </w:tc>
      </w:tr>
      <w:tr>
        <w:trPr>
          <w:cantSplit w:val="0"/>
          <w:trHeight w:val="2310" w:hRule="atLeast"/>
          <w:tblHeader w:val="0"/>
        </w:trPr>
        <w:tc>
          <w:tcPr>
            <w:tcBorders>
              <w:top w:color="cccccc" w:space="0" w:sz="7" w:val="single"/>
              <w:left w:color="cccccc" w:space="0" w:sz="7" w:val="single"/>
              <w:bottom w:color="cccccc" w:space="0" w:sz="7" w:val="single"/>
              <w:right w:color="cccccc" w:space="0" w:sz="7" w:val="single"/>
            </w:tcBorders>
            <w:shd w:fill="auto" w:val="clear"/>
            <w:tcMar>
              <w:top w:w="40.0" w:type="dxa"/>
              <w:left w:w="40.0" w:type="dxa"/>
              <w:bottom w:w="40.0" w:type="dxa"/>
              <w:right w:w="40.0" w:type="dxa"/>
            </w:tcMar>
            <w:vAlign w:val="bottom"/>
          </w:tcPr>
          <w:p w:rsidR="00000000" w:rsidDel="00000000" w:rsidP="00000000" w:rsidRDefault="00000000" w:rsidRPr="00000000" w14:paraId="00000325">
            <w:pPr>
              <w:pageBreakBefore w:val="0"/>
              <w:widowControl w:val="0"/>
              <w:jc w:val="center"/>
              <w:rPr/>
            </w:pPr>
            <w:r w:rsidDel="00000000" w:rsidR="00000000" w:rsidRPr="00000000">
              <w:rPr>
                <w:rtl w:val="0"/>
              </w:rPr>
              <w:t xml:space="preserve">5</w:t>
            </w:r>
          </w:p>
        </w:tc>
        <w:tc>
          <w:tcPr>
            <w:tcBorders>
              <w:top w:color="cccccc" w:space="0" w:sz="7" w:val="single"/>
              <w:left w:color="cccccc" w:space="0" w:sz="7" w:val="single"/>
              <w:bottom w:color="cccccc" w:space="0" w:sz="7" w:val="single"/>
              <w:right w:color="cccccc" w:space="0" w:sz="7" w:val="single"/>
            </w:tcBorders>
            <w:shd w:fill="auto" w:val="clear"/>
            <w:tcMar>
              <w:top w:w="40.0" w:type="dxa"/>
              <w:left w:w="0.0" w:type="dxa"/>
              <w:bottom w:w="40.0" w:type="dxa"/>
              <w:right w:w="0.0" w:type="dxa"/>
            </w:tcMar>
            <w:vAlign w:val="bottom"/>
          </w:tcPr>
          <w:p w:rsidR="00000000" w:rsidDel="00000000" w:rsidP="00000000" w:rsidRDefault="00000000" w:rsidRPr="00000000" w14:paraId="00000326">
            <w:pPr>
              <w:pageBreakBefore w:val="0"/>
              <w:widowControl w:val="0"/>
              <w:numPr>
                <w:ilvl w:val="0"/>
                <w:numId w:val="6"/>
              </w:numPr>
              <w:ind w:left="720" w:hanging="360"/>
              <w:rPr/>
            </w:pPr>
            <w:r w:rsidDel="00000000" w:rsidR="00000000" w:rsidRPr="00000000">
              <w:rPr>
                <w:rtl w:val="0"/>
              </w:rPr>
              <w:t xml:space="preserve">There is healthy automated tests and code inherently testable</w:t>
            </w:r>
          </w:p>
          <w:p w:rsidR="00000000" w:rsidDel="00000000" w:rsidP="00000000" w:rsidRDefault="00000000" w:rsidRPr="00000000" w14:paraId="00000327">
            <w:pPr>
              <w:pageBreakBefore w:val="0"/>
              <w:widowControl w:val="0"/>
              <w:numPr>
                <w:ilvl w:val="0"/>
                <w:numId w:val="6"/>
              </w:numPr>
              <w:ind w:left="720" w:hanging="360"/>
              <w:rPr/>
            </w:pPr>
            <w:r w:rsidDel="00000000" w:rsidR="00000000" w:rsidRPr="00000000">
              <w:rPr>
                <w:rtl w:val="0"/>
              </w:rPr>
              <w:t xml:space="preserve">Single Responsibility Principle has been followed and naming allows for easy identification of responsibility</w:t>
            </w:r>
          </w:p>
          <w:p w:rsidR="00000000" w:rsidDel="00000000" w:rsidP="00000000" w:rsidRDefault="00000000" w:rsidRPr="00000000" w14:paraId="00000328">
            <w:pPr>
              <w:pageBreakBefore w:val="0"/>
              <w:widowControl w:val="0"/>
              <w:numPr>
                <w:ilvl w:val="0"/>
                <w:numId w:val="6"/>
              </w:numPr>
              <w:ind w:left="720" w:hanging="360"/>
              <w:rPr/>
            </w:pPr>
            <w:r w:rsidDel="00000000" w:rsidR="00000000" w:rsidRPr="00000000">
              <w:rPr>
                <w:rtl w:val="0"/>
              </w:rPr>
              <w:t xml:space="preserve">Self-explanatory code, easy to change. Changes do not carry risk of breaking unrelated code</w:t>
            </w:r>
          </w:p>
          <w:p w:rsidR="00000000" w:rsidDel="00000000" w:rsidP="00000000" w:rsidRDefault="00000000" w:rsidRPr="00000000" w14:paraId="00000329">
            <w:pPr>
              <w:pageBreakBefore w:val="0"/>
              <w:widowControl w:val="0"/>
              <w:numPr>
                <w:ilvl w:val="0"/>
                <w:numId w:val="6"/>
              </w:numPr>
              <w:ind w:left="720" w:hanging="360"/>
              <w:rPr/>
            </w:pPr>
            <w:r w:rsidDel="00000000" w:rsidR="00000000" w:rsidRPr="00000000">
              <w:rPr>
                <w:rtl w:val="0"/>
              </w:rPr>
              <w:t xml:space="preserve">Most of the code uses Design Patterns and design is driven by domain. Functional changes are easy and limited to related classes/files</w:t>
            </w:r>
          </w:p>
        </w:tc>
      </w:tr>
    </w:tbl>
    <w:p w:rsidR="00000000" w:rsidDel="00000000" w:rsidP="00000000" w:rsidRDefault="00000000" w:rsidRPr="00000000" w14:paraId="0000032A">
      <w:pPr>
        <w:pageBreakBefore w:val="0"/>
        <w:rPr/>
      </w:pPr>
      <w:r w:rsidDel="00000000" w:rsidR="00000000" w:rsidRPr="00000000">
        <w:rPr>
          <w:rtl w:val="0"/>
        </w:rPr>
      </w:r>
    </w:p>
    <w:p w:rsidR="00000000" w:rsidDel="00000000" w:rsidP="00000000" w:rsidRDefault="00000000" w:rsidRPr="00000000" w14:paraId="0000032B">
      <w:pPr>
        <w:pStyle w:val="Heading3"/>
        <w:pageBreakBefore w:val="0"/>
        <w:rPr>
          <w:b w:val="1"/>
        </w:rPr>
      </w:pPr>
      <w:bookmarkStart w:colFirst="0" w:colLast="0" w:name="_111kx3o" w:id="64"/>
      <w:bookmarkEnd w:id="64"/>
      <w:r w:rsidDel="00000000" w:rsidR="00000000" w:rsidRPr="00000000">
        <w:rPr>
          <w:b w:val="1"/>
          <w:rtl w:val="0"/>
        </w:rPr>
        <w:t xml:space="preserve">DevOps</w:t>
      </w:r>
    </w:p>
    <w:p w:rsidR="00000000" w:rsidDel="00000000" w:rsidP="00000000" w:rsidRDefault="00000000" w:rsidRPr="00000000" w14:paraId="0000032C">
      <w:pPr>
        <w:pageBreakBefore w:val="0"/>
        <w:rPr>
          <w:sz w:val="16"/>
          <w:szCs w:val="16"/>
        </w:rPr>
      </w:pPr>
      <w:r w:rsidDel="00000000" w:rsidR="00000000" w:rsidRPr="00000000">
        <w:rPr>
          <w:rtl w:val="0"/>
        </w:rPr>
      </w:r>
    </w:p>
    <w:tbl>
      <w:tblPr>
        <w:tblStyle w:val="Table8"/>
        <w:tblW w:w="10455.0" w:type="dxa"/>
        <w:jc w:val="left"/>
        <w:tblInd w:w="-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00"/>
        <w:gridCol w:w="9555"/>
        <w:tblGridChange w:id="0">
          <w:tblGrid>
            <w:gridCol w:w="900"/>
            <w:gridCol w:w="9555"/>
          </w:tblGrid>
        </w:tblGridChange>
      </w:tblGrid>
      <w:tr>
        <w:trPr>
          <w:cantSplit w:val="0"/>
          <w:trHeight w:val="405" w:hRule="atLeast"/>
          <w:tblHeader w:val="0"/>
        </w:trPr>
        <w:tc>
          <w:tcPr>
            <w:tcBorders>
              <w:top w:color="cccccc" w:space="0" w:sz="7" w:val="single"/>
              <w:left w:color="cccccc" w:space="0" w:sz="7" w:val="single"/>
              <w:bottom w:color="cccccc" w:space="0" w:sz="7" w:val="single"/>
              <w:right w:color="cccccc" w:space="0" w:sz="7" w:val="single"/>
            </w:tcBorders>
            <w:shd w:fill="0b5394" w:val="clear"/>
            <w:tcMar>
              <w:top w:w="40.0" w:type="dxa"/>
              <w:left w:w="40.0" w:type="dxa"/>
              <w:bottom w:w="40.0" w:type="dxa"/>
              <w:right w:w="40.0" w:type="dxa"/>
            </w:tcMar>
            <w:vAlign w:val="bottom"/>
          </w:tcPr>
          <w:p w:rsidR="00000000" w:rsidDel="00000000" w:rsidP="00000000" w:rsidRDefault="00000000" w:rsidRPr="00000000" w14:paraId="0000032D">
            <w:pPr>
              <w:pageBreakBefore w:val="0"/>
              <w:widowControl w:val="0"/>
              <w:ind w:left="90" w:firstLine="0"/>
              <w:rPr>
                <w:b w:val="1"/>
                <w:color w:val="ffffff"/>
              </w:rPr>
            </w:pPr>
            <w:r w:rsidDel="00000000" w:rsidR="00000000" w:rsidRPr="00000000">
              <w:rPr>
                <w:b w:val="1"/>
                <w:color w:val="ffffff"/>
                <w:rtl w:val="0"/>
              </w:rPr>
              <w:t xml:space="preserve">Score</w:t>
            </w:r>
          </w:p>
        </w:tc>
        <w:tc>
          <w:tcPr>
            <w:tcBorders>
              <w:top w:color="cccccc" w:space="0" w:sz="7" w:val="single"/>
              <w:left w:color="cccccc" w:space="0" w:sz="7" w:val="single"/>
              <w:bottom w:color="cccccc" w:space="0" w:sz="7" w:val="single"/>
              <w:right w:color="cccccc" w:space="0" w:sz="7" w:val="single"/>
            </w:tcBorders>
            <w:shd w:fill="0b5394" w:val="clear"/>
            <w:tcMar>
              <w:top w:w="40.0" w:type="dxa"/>
              <w:left w:w="0.0" w:type="dxa"/>
              <w:bottom w:w="40.0" w:type="dxa"/>
              <w:right w:w="0.0" w:type="dxa"/>
            </w:tcMar>
            <w:vAlign w:val="bottom"/>
          </w:tcPr>
          <w:p w:rsidR="00000000" w:rsidDel="00000000" w:rsidP="00000000" w:rsidRDefault="00000000" w:rsidRPr="00000000" w14:paraId="0000032E">
            <w:pPr>
              <w:pageBreakBefore w:val="0"/>
              <w:widowControl w:val="0"/>
              <w:ind w:left="360" w:hanging="180"/>
              <w:rPr>
                <w:b w:val="1"/>
                <w:color w:val="ffffff"/>
              </w:rPr>
            </w:pPr>
            <w:r w:rsidDel="00000000" w:rsidR="00000000" w:rsidRPr="00000000">
              <w:rPr>
                <w:b w:val="1"/>
                <w:color w:val="ffffff"/>
                <w:rtl w:val="0"/>
              </w:rPr>
              <w:t xml:space="preserve">Definition</w:t>
            </w:r>
          </w:p>
        </w:tc>
      </w:tr>
      <w:tr>
        <w:trPr>
          <w:cantSplit w:val="0"/>
          <w:trHeight w:val="1695" w:hRule="atLeast"/>
          <w:tblHeader w:val="0"/>
        </w:trPr>
        <w:tc>
          <w:tcPr>
            <w:tcBorders>
              <w:top w:color="cccccc" w:space="0" w:sz="7" w:val="single"/>
              <w:left w:color="ccccc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32F">
            <w:pPr>
              <w:pageBreakBefore w:val="0"/>
              <w:widowControl w:val="0"/>
              <w:jc w:val="center"/>
              <w:rPr/>
            </w:pPr>
            <w:r w:rsidDel="00000000" w:rsidR="00000000" w:rsidRPr="00000000">
              <w:rPr>
                <w:rtl w:val="0"/>
              </w:rPr>
              <w:t xml:space="preserve">1</w:t>
            </w:r>
          </w:p>
        </w:tc>
        <w:tc>
          <w:tcPr>
            <w:tcBorders>
              <w:top w:color="cccccc" w:space="0" w:sz="7" w:val="single"/>
              <w:left w:color="ccccc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330">
            <w:pPr>
              <w:pageBreakBefore w:val="0"/>
              <w:widowControl w:val="0"/>
              <w:numPr>
                <w:ilvl w:val="0"/>
                <w:numId w:val="21"/>
              </w:numPr>
              <w:ind w:left="720" w:hanging="360"/>
              <w:rPr/>
            </w:pPr>
            <w:r w:rsidDel="00000000" w:rsidR="00000000" w:rsidRPr="00000000">
              <w:rPr>
                <w:rtl w:val="0"/>
              </w:rPr>
              <w:t xml:space="preserve">No build pipeline or build tools used. Deployment artefacts are created manually.</w:t>
            </w:r>
          </w:p>
          <w:p w:rsidR="00000000" w:rsidDel="00000000" w:rsidP="00000000" w:rsidRDefault="00000000" w:rsidRPr="00000000" w14:paraId="00000331">
            <w:pPr>
              <w:pageBreakBefore w:val="0"/>
              <w:widowControl w:val="0"/>
              <w:numPr>
                <w:ilvl w:val="0"/>
                <w:numId w:val="21"/>
              </w:numPr>
              <w:ind w:left="720" w:hanging="360"/>
              <w:rPr/>
            </w:pPr>
            <w:r w:rsidDel="00000000" w:rsidR="00000000" w:rsidRPr="00000000">
              <w:rPr>
                <w:rtl w:val="0"/>
              </w:rPr>
              <w:t xml:space="preserve">No tagging or versioning of deployment artefact</w:t>
            </w:r>
          </w:p>
          <w:p w:rsidR="00000000" w:rsidDel="00000000" w:rsidP="00000000" w:rsidRDefault="00000000" w:rsidRPr="00000000" w14:paraId="00000332">
            <w:pPr>
              <w:pageBreakBefore w:val="0"/>
              <w:widowControl w:val="0"/>
              <w:numPr>
                <w:ilvl w:val="0"/>
                <w:numId w:val="21"/>
              </w:numPr>
              <w:ind w:left="720" w:hanging="360"/>
              <w:rPr/>
            </w:pPr>
            <w:r w:rsidDel="00000000" w:rsidR="00000000" w:rsidRPr="00000000">
              <w:rPr>
                <w:rtl w:val="0"/>
              </w:rPr>
              <w:t xml:space="preserve">Manual deployments that take a day or so and has several hours of down-time</w:t>
            </w:r>
          </w:p>
          <w:p w:rsidR="00000000" w:rsidDel="00000000" w:rsidP="00000000" w:rsidRDefault="00000000" w:rsidRPr="00000000" w14:paraId="00000333">
            <w:pPr>
              <w:pageBreakBefore w:val="0"/>
              <w:widowControl w:val="0"/>
              <w:numPr>
                <w:ilvl w:val="0"/>
                <w:numId w:val="21"/>
              </w:numPr>
              <w:ind w:left="720" w:hanging="360"/>
              <w:rPr/>
            </w:pPr>
            <w:r w:rsidDel="00000000" w:rsidR="00000000" w:rsidRPr="00000000">
              <w:rPr>
                <w:rtl w:val="0"/>
              </w:rPr>
              <w:t xml:space="preserve">Different deployment procedures and artefacts for different environments</w:t>
            </w:r>
          </w:p>
          <w:p w:rsidR="00000000" w:rsidDel="00000000" w:rsidP="00000000" w:rsidRDefault="00000000" w:rsidRPr="00000000" w14:paraId="00000334">
            <w:pPr>
              <w:pageBreakBefore w:val="0"/>
              <w:widowControl w:val="0"/>
              <w:numPr>
                <w:ilvl w:val="0"/>
                <w:numId w:val="21"/>
              </w:numPr>
              <w:ind w:left="720" w:hanging="360"/>
              <w:rPr/>
            </w:pPr>
            <w:r w:rsidDel="00000000" w:rsidR="00000000" w:rsidRPr="00000000">
              <w:rPr>
                <w:rtl w:val="0"/>
              </w:rPr>
              <w:t xml:space="preserve">No automated provisioning of environment</w:t>
            </w:r>
          </w:p>
          <w:p w:rsidR="00000000" w:rsidDel="00000000" w:rsidP="00000000" w:rsidRDefault="00000000" w:rsidRPr="00000000" w14:paraId="00000335">
            <w:pPr>
              <w:pageBreakBefore w:val="0"/>
              <w:widowControl w:val="0"/>
              <w:numPr>
                <w:ilvl w:val="0"/>
                <w:numId w:val="21"/>
              </w:numPr>
              <w:ind w:left="720" w:hanging="360"/>
              <w:rPr/>
            </w:pPr>
            <w:r w:rsidDel="00000000" w:rsidR="00000000" w:rsidRPr="00000000">
              <w:rPr>
                <w:rtl w:val="0"/>
              </w:rPr>
              <w:t xml:space="preserve">Configurations are not externalised</w:t>
            </w:r>
          </w:p>
          <w:p w:rsidR="00000000" w:rsidDel="00000000" w:rsidP="00000000" w:rsidRDefault="00000000" w:rsidRPr="00000000" w14:paraId="00000336">
            <w:pPr>
              <w:pageBreakBefore w:val="0"/>
              <w:widowControl w:val="0"/>
              <w:numPr>
                <w:ilvl w:val="0"/>
                <w:numId w:val="21"/>
              </w:numPr>
              <w:ind w:left="720" w:hanging="360"/>
              <w:rPr/>
            </w:pPr>
            <w:r w:rsidDel="00000000" w:rsidR="00000000" w:rsidRPr="00000000">
              <w:rPr>
                <w:rtl w:val="0"/>
              </w:rPr>
              <w:t xml:space="preserve">Disaster recovery SLAs are not defined and no DR measures are in place</w:t>
            </w:r>
          </w:p>
          <w:p w:rsidR="00000000" w:rsidDel="00000000" w:rsidP="00000000" w:rsidRDefault="00000000" w:rsidRPr="00000000" w14:paraId="00000337">
            <w:pPr>
              <w:pageBreakBefore w:val="0"/>
              <w:widowControl w:val="0"/>
              <w:numPr>
                <w:ilvl w:val="0"/>
                <w:numId w:val="21"/>
              </w:numPr>
              <w:ind w:left="720" w:hanging="360"/>
              <w:rPr/>
            </w:pPr>
            <w:r w:rsidDel="00000000" w:rsidR="00000000" w:rsidRPr="00000000">
              <w:rPr>
                <w:rtl w:val="0"/>
              </w:rPr>
              <w:t xml:space="preserve">Monitoring and alerting not in place.</w:t>
            </w:r>
          </w:p>
        </w:tc>
      </w:tr>
      <w:tr>
        <w:trPr>
          <w:cantSplit w:val="0"/>
          <w:trHeight w:val="2190" w:hRule="atLeast"/>
          <w:tblHeader w:val="0"/>
        </w:trPr>
        <w:tc>
          <w:tcPr>
            <w:tcBorders>
              <w:top w:color="cccccc" w:space="0" w:sz="7" w:val="single"/>
              <w:left w:color="ccccc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338">
            <w:pPr>
              <w:pageBreakBefore w:val="0"/>
              <w:widowControl w:val="0"/>
              <w:jc w:val="center"/>
              <w:rPr/>
            </w:pPr>
            <w:r w:rsidDel="00000000" w:rsidR="00000000" w:rsidRPr="00000000">
              <w:rPr>
                <w:rtl w:val="0"/>
              </w:rPr>
              <w:t xml:space="preserve">2</w:t>
            </w:r>
          </w:p>
        </w:tc>
        <w:tc>
          <w:tcPr>
            <w:tcBorders>
              <w:top w:color="cccccc" w:space="0" w:sz="7" w:val="single"/>
              <w:left w:color="cccccc" w:space="0" w:sz="7" w:val="single"/>
              <w:bottom w:color="cccccc" w:space="0" w:sz="7" w:val="single"/>
              <w:right w:color="cccccc" w:space="0" w:sz="7" w:val="single"/>
            </w:tcBorders>
            <w:tcMar>
              <w:top w:w="40.0" w:type="dxa"/>
              <w:left w:w="0.0" w:type="dxa"/>
              <w:bottom w:w="40.0" w:type="dxa"/>
              <w:right w:w="0.0" w:type="dxa"/>
            </w:tcMar>
            <w:vAlign w:val="bottom"/>
          </w:tcPr>
          <w:p w:rsidR="00000000" w:rsidDel="00000000" w:rsidP="00000000" w:rsidRDefault="00000000" w:rsidRPr="00000000" w14:paraId="00000339">
            <w:pPr>
              <w:pageBreakBefore w:val="0"/>
              <w:widowControl w:val="0"/>
              <w:numPr>
                <w:ilvl w:val="0"/>
                <w:numId w:val="31"/>
              </w:numPr>
              <w:ind w:left="720" w:hanging="360"/>
              <w:rPr/>
            </w:pPr>
            <w:r w:rsidDel="00000000" w:rsidR="00000000" w:rsidRPr="00000000">
              <w:rPr>
                <w:rtl w:val="0"/>
              </w:rPr>
              <w:t xml:space="preserve">Builds are scripted but not auto-triggered. No automated CI / CD pipeline</w:t>
            </w:r>
          </w:p>
          <w:p w:rsidR="00000000" w:rsidDel="00000000" w:rsidP="00000000" w:rsidRDefault="00000000" w:rsidRPr="00000000" w14:paraId="0000033A">
            <w:pPr>
              <w:pageBreakBefore w:val="0"/>
              <w:widowControl w:val="0"/>
              <w:numPr>
                <w:ilvl w:val="0"/>
                <w:numId w:val="31"/>
              </w:numPr>
              <w:ind w:left="720" w:hanging="360"/>
              <w:rPr/>
            </w:pPr>
            <w:r w:rsidDel="00000000" w:rsidR="00000000" w:rsidRPr="00000000">
              <w:rPr>
                <w:rtl w:val="0"/>
              </w:rPr>
              <w:t xml:space="preserve">Manual tagging and versioning of deployment artefact</w:t>
            </w:r>
          </w:p>
          <w:p w:rsidR="00000000" w:rsidDel="00000000" w:rsidP="00000000" w:rsidRDefault="00000000" w:rsidRPr="00000000" w14:paraId="0000033B">
            <w:pPr>
              <w:pageBreakBefore w:val="0"/>
              <w:widowControl w:val="0"/>
              <w:numPr>
                <w:ilvl w:val="0"/>
                <w:numId w:val="31"/>
              </w:numPr>
              <w:ind w:left="720" w:hanging="360"/>
              <w:rPr/>
            </w:pPr>
            <w:r w:rsidDel="00000000" w:rsidR="00000000" w:rsidRPr="00000000">
              <w:rPr>
                <w:rtl w:val="0"/>
              </w:rPr>
              <w:t xml:space="preserve">Deployments are manual, only partially scripted, and may differ for environments. Incomplete or no documentation</w:t>
            </w:r>
          </w:p>
          <w:p w:rsidR="00000000" w:rsidDel="00000000" w:rsidP="00000000" w:rsidRDefault="00000000" w:rsidRPr="00000000" w14:paraId="0000033C">
            <w:pPr>
              <w:pageBreakBefore w:val="0"/>
              <w:widowControl w:val="0"/>
              <w:numPr>
                <w:ilvl w:val="0"/>
                <w:numId w:val="31"/>
              </w:numPr>
              <w:ind w:left="720" w:hanging="360"/>
              <w:rPr/>
            </w:pPr>
            <w:r w:rsidDel="00000000" w:rsidR="00000000" w:rsidRPr="00000000">
              <w:rPr>
                <w:rtl w:val="0"/>
              </w:rPr>
              <w:t xml:space="preserve">Deploym</w:t>
            </w:r>
          </w:p>
          <w:p w:rsidR="00000000" w:rsidDel="00000000" w:rsidP="00000000" w:rsidRDefault="00000000" w:rsidRPr="00000000" w14:paraId="0000033D">
            <w:pPr>
              <w:pageBreakBefore w:val="0"/>
              <w:widowControl w:val="0"/>
              <w:numPr>
                <w:ilvl w:val="0"/>
                <w:numId w:val="31"/>
              </w:numPr>
              <w:ind w:left="720" w:hanging="360"/>
              <w:rPr/>
            </w:pPr>
            <w:r w:rsidDel="00000000" w:rsidR="00000000" w:rsidRPr="00000000">
              <w:rPr>
                <w:rtl w:val="0"/>
              </w:rPr>
              <w:t xml:space="preserve">ents take a day or so and result in downtime of several hours</w:t>
            </w:r>
          </w:p>
          <w:p w:rsidR="00000000" w:rsidDel="00000000" w:rsidP="00000000" w:rsidRDefault="00000000" w:rsidRPr="00000000" w14:paraId="0000033E">
            <w:pPr>
              <w:pageBreakBefore w:val="0"/>
              <w:widowControl w:val="0"/>
              <w:numPr>
                <w:ilvl w:val="0"/>
                <w:numId w:val="31"/>
              </w:numPr>
              <w:ind w:left="720" w:hanging="360"/>
              <w:rPr/>
            </w:pPr>
            <w:r w:rsidDel="00000000" w:rsidR="00000000" w:rsidRPr="00000000">
              <w:rPr>
                <w:rtl w:val="0"/>
              </w:rPr>
              <w:t xml:space="preserve">Deployment artefacts may differ for various environments</w:t>
            </w:r>
          </w:p>
          <w:p w:rsidR="00000000" w:rsidDel="00000000" w:rsidP="00000000" w:rsidRDefault="00000000" w:rsidRPr="00000000" w14:paraId="0000033F">
            <w:pPr>
              <w:pageBreakBefore w:val="0"/>
              <w:widowControl w:val="0"/>
              <w:numPr>
                <w:ilvl w:val="0"/>
                <w:numId w:val="31"/>
              </w:numPr>
              <w:ind w:left="720" w:hanging="360"/>
              <w:rPr/>
            </w:pPr>
            <w:r w:rsidDel="00000000" w:rsidR="00000000" w:rsidRPr="00000000">
              <w:rPr>
                <w:rtl w:val="0"/>
              </w:rPr>
              <w:t xml:space="preserve">No automated creation/provisioning of environments</w:t>
            </w:r>
          </w:p>
          <w:p w:rsidR="00000000" w:rsidDel="00000000" w:rsidP="00000000" w:rsidRDefault="00000000" w:rsidRPr="00000000" w14:paraId="00000340">
            <w:pPr>
              <w:pageBreakBefore w:val="0"/>
              <w:widowControl w:val="0"/>
              <w:numPr>
                <w:ilvl w:val="0"/>
                <w:numId w:val="31"/>
              </w:numPr>
              <w:ind w:left="720" w:hanging="360"/>
              <w:rPr/>
            </w:pPr>
            <w:r w:rsidDel="00000000" w:rsidR="00000000" w:rsidRPr="00000000">
              <w:rPr>
                <w:rtl w:val="0"/>
              </w:rPr>
              <w:t xml:space="preserve">Configurations are neither scripted nor externalised</w:t>
            </w:r>
          </w:p>
          <w:p w:rsidR="00000000" w:rsidDel="00000000" w:rsidP="00000000" w:rsidRDefault="00000000" w:rsidRPr="00000000" w14:paraId="00000341">
            <w:pPr>
              <w:pageBreakBefore w:val="0"/>
              <w:widowControl w:val="0"/>
              <w:numPr>
                <w:ilvl w:val="0"/>
                <w:numId w:val="31"/>
              </w:numPr>
              <w:ind w:left="720" w:hanging="360"/>
              <w:rPr/>
            </w:pPr>
            <w:r w:rsidDel="00000000" w:rsidR="00000000" w:rsidRPr="00000000">
              <w:rPr>
                <w:rtl w:val="0"/>
              </w:rPr>
              <w:t xml:space="preserve">Disaster recovery SLAs are not defined and limited DR measures are in place</w:t>
            </w:r>
          </w:p>
          <w:p w:rsidR="00000000" w:rsidDel="00000000" w:rsidP="00000000" w:rsidRDefault="00000000" w:rsidRPr="00000000" w14:paraId="00000342">
            <w:pPr>
              <w:pageBreakBefore w:val="0"/>
              <w:widowControl w:val="0"/>
              <w:numPr>
                <w:ilvl w:val="0"/>
                <w:numId w:val="31"/>
              </w:numPr>
              <w:ind w:left="720" w:hanging="360"/>
              <w:rPr/>
            </w:pPr>
            <w:r w:rsidDel="00000000" w:rsidR="00000000" w:rsidRPr="00000000">
              <w:rPr>
                <w:rtl w:val="0"/>
              </w:rPr>
              <w:t xml:space="preserve">Monitoring and alerting not in place</w:t>
            </w:r>
          </w:p>
        </w:tc>
      </w:tr>
      <w:tr>
        <w:trPr>
          <w:cantSplit w:val="0"/>
          <w:trHeight w:val="2190" w:hRule="atLeast"/>
          <w:tblHeader w:val="0"/>
        </w:trPr>
        <w:tc>
          <w:tcPr>
            <w:tcBorders>
              <w:top w:color="cccccc" w:space="0" w:sz="7" w:val="single"/>
              <w:left w:color="ccccc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343">
            <w:pPr>
              <w:pageBreakBefore w:val="0"/>
              <w:widowControl w:val="0"/>
              <w:jc w:val="center"/>
              <w:rPr/>
            </w:pPr>
            <w:r w:rsidDel="00000000" w:rsidR="00000000" w:rsidRPr="00000000">
              <w:rPr>
                <w:rtl w:val="0"/>
              </w:rPr>
              <w:t xml:space="preserve">3</w:t>
            </w:r>
          </w:p>
        </w:tc>
        <w:tc>
          <w:tcPr>
            <w:tcBorders>
              <w:top w:color="cccccc" w:space="0" w:sz="7" w:val="single"/>
              <w:left w:color="ccccc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344">
            <w:pPr>
              <w:pageBreakBefore w:val="0"/>
              <w:widowControl w:val="0"/>
              <w:numPr>
                <w:ilvl w:val="0"/>
                <w:numId w:val="2"/>
              </w:numPr>
              <w:ind w:left="720" w:hanging="360"/>
              <w:rPr/>
            </w:pPr>
            <w:r w:rsidDel="00000000" w:rsidR="00000000" w:rsidRPr="00000000">
              <w:rPr>
                <w:rtl w:val="0"/>
              </w:rPr>
              <w:t xml:space="preserve">Auto-triggered build (CI) pipeline. No automated deployment (CD) pipeline</w:t>
            </w:r>
          </w:p>
          <w:p w:rsidR="00000000" w:rsidDel="00000000" w:rsidP="00000000" w:rsidRDefault="00000000" w:rsidRPr="00000000" w14:paraId="00000345">
            <w:pPr>
              <w:pageBreakBefore w:val="0"/>
              <w:widowControl w:val="0"/>
              <w:numPr>
                <w:ilvl w:val="0"/>
                <w:numId w:val="2"/>
              </w:numPr>
              <w:ind w:left="720" w:hanging="360"/>
              <w:rPr/>
            </w:pPr>
            <w:r w:rsidDel="00000000" w:rsidR="00000000" w:rsidRPr="00000000">
              <w:rPr>
                <w:rtl w:val="0"/>
              </w:rPr>
              <w:t xml:space="preserve">Automated tagging and versioning of deployment artefact</w:t>
            </w:r>
          </w:p>
          <w:p w:rsidR="00000000" w:rsidDel="00000000" w:rsidP="00000000" w:rsidRDefault="00000000" w:rsidRPr="00000000" w14:paraId="00000346">
            <w:pPr>
              <w:pageBreakBefore w:val="0"/>
              <w:widowControl w:val="0"/>
              <w:numPr>
                <w:ilvl w:val="0"/>
                <w:numId w:val="2"/>
              </w:numPr>
              <w:ind w:left="720" w:hanging="360"/>
              <w:rPr/>
            </w:pPr>
            <w:r w:rsidDel="00000000" w:rsidR="00000000" w:rsidRPr="00000000">
              <w:rPr>
                <w:rtl w:val="0"/>
              </w:rPr>
              <w:t xml:space="preserve">Deployments are only partially scripted, partially automated for certain environments. Documentation is incomplete</w:t>
            </w:r>
          </w:p>
          <w:p w:rsidR="00000000" w:rsidDel="00000000" w:rsidP="00000000" w:rsidRDefault="00000000" w:rsidRPr="00000000" w14:paraId="00000347">
            <w:pPr>
              <w:pageBreakBefore w:val="0"/>
              <w:widowControl w:val="0"/>
              <w:numPr>
                <w:ilvl w:val="0"/>
                <w:numId w:val="2"/>
              </w:numPr>
              <w:ind w:left="720" w:hanging="360"/>
              <w:rPr/>
            </w:pPr>
            <w:r w:rsidDel="00000000" w:rsidR="00000000" w:rsidRPr="00000000">
              <w:rPr>
                <w:rtl w:val="0"/>
              </w:rPr>
              <w:t xml:space="preserve">Deployments take one or more hours and result in downtime ranging from several minutes to hours</w:t>
            </w:r>
          </w:p>
          <w:p w:rsidR="00000000" w:rsidDel="00000000" w:rsidP="00000000" w:rsidRDefault="00000000" w:rsidRPr="00000000" w14:paraId="00000348">
            <w:pPr>
              <w:pageBreakBefore w:val="0"/>
              <w:widowControl w:val="0"/>
              <w:numPr>
                <w:ilvl w:val="0"/>
                <w:numId w:val="2"/>
              </w:numPr>
              <w:ind w:left="720" w:hanging="360"/>
              <w:rPr/>
            </w:pPr>
            <w:r w:rsidDel="00000000" w:rsidR="00000000" w:rsidRPr="00000000">
              <w:rPr>
                <w:rtl w:val="0"/>
              </w:rPr>
              <w:t xml:space="preserve">Most of the deployment artefacts are same for all environments</w:t>
            </w:r>
          </w:p>
          <w:p w:rsidR="00000000" w:rsidDel="00000000" w:rsidP="00000000" w:rsidRDefault="00000000" w:rsidRPr="00000000" w14:paraId="00000349">
            <w:pPr>
              <w:pageBreakBefore w:val="0"/>
              <w:widowControl w:val="0"/>
              <w:numPr>
                <w:ilvl w:val="0"/>
                <w:numId w:val="2"/>
              </w:numPr>
              <w:ind w:left="720" w:hanging="360"/>
              <w:rPr/>
            </w:pPr>
            <w:r w:rsidDel="00000000" w:rsidR="00000000" w:rsidRPr="00000000">
              <w:rPr>
                <w:rtl w:val="0"/>
              </w:rPr>
              <w:t xml:space="preserve">Partially automated provisioning of environments takes minutes or hours</w:t>
            </w:r>
          </w:p>
          <w:p w:rsidR="00000000" w:rsidDel="00000000" w:rsidP="00000000" w:rsidRDefault="00000000" w:rsidRPr="00000000" w14:paraId="0000034A">
            <w:pPr>
              <w:pageBreakBefore w:val="0"/>
              <w:widowControl w:val="0"/>
              <w:numPr>
                <w:ilvl w:val="0"/>
                <w:numId w:val="2"/>
              </w:numPr>
              <w:ind w:left="720" w:hanging="360"/>
              <w:rPr/>
            </w:pPr>
            <w:r w:rsidDel="00000000" w:rsidR="00000000" w:rsidRPr="00000000">
              <w:rPr>
                <w:rtl w:val="0"/>
              </w:rPr>
              <w:t xml:space="preserve">Configurations are not completely scripted or externalised</w:t>
            </w:r>
          </w:p>
          <w:p w:rsidR="00000000" w:rsidDel="00000000" w:rsidP="00000000" w:rsidRDefault="00000000" w:rsidRPr="00000000" w14:paraId="0000034B">
            <w:pPr>
              <w:pageBreakBefore w:val="0"/>
              <w:widowControl w:val="0"/>
              <w:numPr>
                <w:ilvl w:val="0"/>
                <w:numId w:val="2"/>
              </w:numPr>
              <w:ind w:left="720" w:hanging="360"/>
              <w:rPr/>
            </w:pPr>
            <w:r w:rsidDel="00000000" w:rsidR="00000000" w:rsidRPr="00000000">
              <w:rPr>
                <w:rtl w:val="0"/>
              </w:rPr>
              <w:t xml:space="preserve">Some disaster recovery SLAs are defined and some DR measures in place</w:t>
            </w:r>
          </w:p>
          <w:p w:rsidR="00000000" w:rsidDel="00000000" w:rsidP="00000000" w:rsidRDefault="00000000" w:rsidRPr="00000000" w14:paraId="0000034C">
            <w:pPr>
              <w:pageBreakBefore w:val="0"/>
              <w:widowControl w:val="0"/>
              <w:numPr>
                <w:ilvl w:val="0"/>
                <w:numId w:val="2"/>
              </w:numPr>
              <w:ind w:left="720" w:hanging="360"/>
              <w:rPr/>
            </w:pPr>
            <w:r w:rsidDel="00000000" w:rsidR="00000000" w:rsidRPr="00000000">
              <w:rPr>
                <w:rtl w:val="0"/>
              </w:rPr>
              <w:t xml:space="preserve">Monitoring and alerting not in place</w:t>
            </w:r>
          </w:p>
        </w:tc>
      </w:tr>
      <w:tr>
        <w:trPr>
          <w:cantSplit w:val="0"/>
          <w:trHeight w:val="2310" w:hRule="atLeast"/>
          <w:tblHeader w:val="0"/>
        </w:trPr>
        <w:tc>
          <w:tcPr>
            <w:tcBorders>
              <w:top w:color="cccccc" w:space="0" w:sz="7" w:val="single"/>
              <w:left w:color="ccccc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34D">
            <w:pPr>
              <w:pageBreakBefore w:val="0"/>
              <w:widowControl w:val="0"/>
              <w:jc w:val="center"/>
              <w:rPr/>
            </w:pPr>
            <w:r w:rsidDel="00000000" w:rsidR="00000000" w:rsidRPr="00000000">
              <w:rPr>
                <w:rtl w:val="0"/>
              </w:rPr>
              <w:t xml:space="preserve">4</w:t>
            </w:r>
          </w:p>
        </w:tc>
        <w:tc>
          <w:tcPr>
            <w:tcBorders>
              <w:top w:color="cccccc" w:space="0" w:sz="7" w:val="single"/>
              <w:left w:color="cccccc" w:space="0" w:sz="7" w:val="single"/>
              <w:bottom w:color="cccccc" w:space="0" w:sz="7" w:val="single"/>
              <w:right w:color="cccccc" w:space="0" w:sz="7" w:val="single"/>
            </w:tcBorders>
            <w:tcMar>
              <w:top w:w="40.0" w:type="dxa"/>
              <w:left w:w="0.0" w:type="dxa"/>
              <w:bottom w:w="40.0" w:type="dxa"/>
              <w:right w:w="0.0" w:type="dxa"/>
            </w:tcMar>
            <w:vAlign w:val="bottom"/>
          </w:tcPr>
          <w:p w:rsidR="00000000" w:rsidDel="00000000" w:rsidP="00000000" w:rsidRDefault="00000000" w:rsidRPr="00000000" w14:paraId="0000034E">
            <w:pPr>
              <w:pageBreakBefore w:val="0"/>
              <w:widowControl w:val="0"/>
              <w:numPr>
                <w:ilvl w:val="0"/>
                <w:numId w:val="11"/>
              </w:numPr>
              <w:ind w:left="720" w:hanging="360"/>
              <w:rPr/>
            </w:pPr>
            <w:r w:rsidDel="00000000" w:rsidR="00000000" w:rsidRPr="00000000">
              <w:rPr>
                <w:rtl w:val="0"/>
              </w:rPr>
              <w:t xml:space="preserve">Auto-triggered build (CI) pipeline and one click deployment pipeline is in place</w:t>
            </w:r>
          </w:p>
          <w:p w:rsidR="00000000" w:rsidDel="00000000" w:rsidP="00000000" w:rsidRDefault="00000000" w:rsidRPr="00000000" w14:paraId="0000034F">
            <w:pPr>
              <w:pageBreakBefore w:val="0"/>
              <w:widowControl w:val="0"/>
              <w:numPr>
                <w:ilvl w:val="0"/>
                <w:numId w:val="11"/>
              </w:numPr>
              <w:ind w:left="720" w:hanging="360"/>
              <w:rPr/>
            </w:pPr>
            <w:r w:rsidDel="00000000" w:rsidR="00000000" w:rsidRPr="00000000">
              <w:rPr>
                <w:rtl w:val="0"/>
              </w:rPr>
              <w:t xml:space="preserve">Automated tagging and versioning of deployment artefact</w:t>
            </w:r>
          </w:p>
          <w:p w:rsidR="00000000" w:rsidDel="00000000" w:rsidP="00000000" w:rsidRDefault="00000000" w:rsidRPr="00000000" w14:paraId="00000350">
            <w:pPr>
              <w:pageBreakBefore w:val="0"/>
              <w:widowControl w:val="0"/>
              <w:numPr>
                <w:ilvl w:val="0"/>
                <w:numId w:val="11"/>
              </w:numPr>
              <w:ind w:left="720" w:hanging="360"/>
              <w:rPr/>
            </w:pPr>
            <w:r w:rsidDel="00000000" w:rsidR="00000000" w:rsidRPr="00000000">
              <w:rPr>
                <w:rtl w:val="0"/>
              </w:rPr>
              <w:t xml:space="preserve">Deployments are scripted, automated for all environments with exhaustive documentation</w:t>
            </w:r>
          </w:p>
          <w:p w:rsidR="00000000" w:rsidDel="00000000" w:rsidP="00000000" w:rsidRDefault="00000000" w:rsidRPr="00000000" w14:paraId="00000351">
            <w:pPr>
              <w:pageBreakBefore w:val="0"/>
              <w:widowControl w:val="0"/>
              <w:numPr>
                <w:ilvl w:val="0"/>
                <w:numId w:val="11"/>
              </w:numPr>
              <w:ind w:left="720" w:hanging="360"/>
              <w:rPr/>
            </w:pPr>
            <w:r w:rsidDel="00000000" w:rsidR="00000000" w:rsidRPr="00000000">
              <w:rPr>
                <w:rtl w:val="0"/>
              </w:rPr>
              <w:t xml:space="preserve">Deployments take few minutes and result in very small downtime in minutes</w:t>
            </w:r>
          </w:p>
          <w:p w:rsidR="00000000" w:rsidDel="00000000" w:rsidP="00000000" w:rsidRDefault="00000000" w:rsidRPr="00000000" w14:paraId="00000352">
            <w:pPr>
              <w:pageBreakBefore w:val="0"/>
              <w:widowControl w:val="0"/>
              <w:numPr>
                <w:ilvl w:val="0"/>
                <w:numId w:val="11"/>
              </w:numPr>
              <w:ind w:left="720" w:hanging="360"/>
              <w:rPr/>
            </w:pPr>
            <w:r w:rsidDel="00000000" w:rsidR="00000000" w:rsidRPr="00000000">
              <w:rPr>
                <w:rtl w:val="0"/>
              </w:rPr>
              <w:t xml:space="preserve">All deployment artefacts are same for all environments</w:t>
            </w:r>
          </w:p>
          <w:p w:rsidR="00000000" w:rsidDel="00000000" w:rsidP="00000000" w:rsidRDefault="00000000" w:rsidRPr="00000000" w14:paraId="00000353">
            <w:pPr>
              <w:pageBreakBefore w:val="0"/>
              <w:widowControl w:val="0"/>
              <w:numPr>
                <w:ilvl w:val="0"/>
                <w:numId w:val="11"/>
              </w:numPr>
              <w:ind w:left="720" w:hanging="360"/>
              <w:rPr/>
            </w:pPr>
            <w:r w:rsidDel="00000000" w:rsidR="00000000" w:rsidRPr="00000000">
              <w:rPr>
                <w:rtl w:val="0"/>
              </w:rPr>
              <w:t xml:space="preserve">Automated provisioning of environments with a few exceptions</w:t>
            </w:r>
          </w:p>
          <w:p w:rsidR="00000000" w:rsidDel="00000000" w:rsidP="00000000" w:rsidRDefault="00000000" w:rsidRPr="00000000" w14:paraId="00000354">
            <w:pPr>
              <w:pageBreakBefore w:val="0"/>
              <w:widowControl w:val="0"/>
              <w:numPr>
                <w:ilvl w:val="0"/>
                <w:numId w:val="11"/>
              </w:numPr>
              <w:ind w:left="720" w:hanging="360"/>
              <w:rPr/>
            </w:pPr>
            <w:r w:rsidDel="00000000" w:rsidR="00000000" w:rsidRPr="00000000">
              <w:rPr>
                <w:rtl w:val="0"/>
              </w:rPr>
              <w:t xml:space="preserve">Configurations are completely scripted, and externalised</w:t>
            </w:r>
          </w:p>
          <w:p w:rsidR="00000000" w:rsidDel="00000000" w:rsidP="00000000" w:rsidRDefault="00000000" w:rsidRPr="00000000" w14:paraId="00000355">
            <w:pPr>
              <w:pageBreakBefore w:val="0"/>
              <w:widowControl w:val="0"/>
              <w:numPr>
                <w:ilvl w:val="0"/>
                <w:numId w:val="11"/>
              </w:numPr>
              <w:ind w:left="720" w:hanging="360"/>
              <w:rPr/>
            </w:pPr>
            <w:r w:rsidDel="00000000" w:rsidR="00000000" w:rsidRPr="00000000">
              <w:rPr>
                <w:rtl w:val="0"/>
              </w:rPr>
              <w:t xml:space="preserve">Disaster recovery SLAs are well-defined and adequate DR measures are in place</w:t>
            </w:r>
          </w:p>
          <w:p w:rsidR="00000000" w:rsidDel="00000000" w:rsidP="00000000" w:rsidRDefault="00000000" w:rsidRPr="00000000" w14:paraId="00000356">
            <w:pPr>
              <w:pageBreakBefore w:val="0"/>
              <w:widowControl w:val="0"/>
              <w:numPr>
                <w:ilvl w:val="0"/>
                <w:numId w:val="11"/>
              </w:numPr>
              <w:ind w:left="720" w:hanging="360"/>
              <w:rPr/>
            </w:pPr>
            <w:r w:rsidDel="00000000" w:rsidR="00000000" w:rsidRPr="00000000">
              <w:rPr>
                <w:rtl w:val="0"/>
              </w:rPr>
              <w:t xml:space="preserve">Application-health, build pipeline-health and infra-health monitoring in place. Alerts help detect failures early</w:t>
            </w:r>
          </w:p>
        </w:tc>
      </w:tr>
      <w:tr>
        <w:trPr>
          <w:cantSplit w:val="0"/>
          <w:trHeight w:val="2310" w:hRule="atLeast"/>
          <w:tblHeader w:val="0"/>
        </w:trPr>
        <w:tc>
          <w:tcPr>
            <w:tcBorders>
              <w:top w:color="cccccc" w:space="0" w:sz="7" w:val="single"/>
              <w:left w:color="ccccc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357">
            <w:pPr>
              <w:pageBreakBefore w:val="0"/>
              <w:widowControl w:val="0"/>
              <w:jc w:val="center"/>
              <w:rPr/>
            </w:pPr>
            <w:r w:rsidDel="00000000" w:rsidR="00000000" w:rsidRPr="00000000">
              <w:rPr>
                <w:rtl w:val="0"/>
              </w:rPr>
              <w:t xml:space="preserve">5</w:t>
            </w:r>
          </w:p>
        </w:tc>
        <w:tc>
          <w:tcPr>
            <w:tcBorders>
              <w:top w:color="cccccc" w:space="0" w:sz="7" w:val="single"/>
              <w:left w:color="cccccc" w:space="0" w:sz="7" w:val="single"/>
              <w:bottom w:color="cccccc" w:space="0" w:sz="7" w:val="single"/>
              <w:right w:color="cccccc" w:space="0" w:sz="7" w:val="single"/>
            </w:tcBorders>
            <w:tcMar>
              <w:top w:w="40.0" w:type="dxa"/>
              <w:left w:w="0.0" w:type="dxa"/>
              <w:bottom w:w="40.0" w:type="dxa"/>
              <w:right w:w="0.0" w:type="dxa"/>
            </w:tcMar>
            <w:vAlign w:val="bottom"/>
          </w:tcPr>
          <w:p w:rsidR="00000000" w:rsidDel="00000000" w:rsidP="00000000" w:rsidRDefault="00000000" w:rsidRPr="00000000" w14:paraId="00000358">
            <w:pPr>
              <w:pageBreakBefore w:val="0"/>
              <w:widowControl w:val="0"/>
              <w:numPr>
                <w:ilvl w:val="0"/>
                <w:numId w:val="6"/>
              </w:numPr>
              <w:ind w:left="720" w:hanging="360"/>
              <w:rPr/>
            </w:pPr>
            <w:r w:rsidDel="00000000" w:rsidR="00000000" w:rsidRPr="00000000">
              <w:rPr>
                <w:rtl w:val="0"/>
              </w:rPr>
              <w:t xml:space="preserve">Each commit triggers automated build/deploy (CI/CD) pipeline</w:t>
            </w:r>
          </w:p>
          <w:p w:rsidR="00000000" w:rsidDel="00000000" w:rsidP="00000000" w:rsidRDefault="00000000" w:rsidRPr="00000000" w14:paraId="00000359">
            <w:pPr>
              <w:pageBreakBefore w:val="0"/>
              <w:widowControl w:val="0"/>
              <w:numPr>
                <w:ilvl w:val="0"/>
                <w:numId w:val="6"/>
              </w:numPr>
              <w:ind w:left="720" w:hanging="360"/>
              <w:rPr/>
            </w:pPr>
            <w:r w:rsidDel="00000000" w:rsidR="00000000" w:rsidRPr="00000000">
              <w:rPr>
                <w:rtl w:val="0"/>
              </w:rPr>
              <w:t xml:space="preserve">Automated tagging and versioning of deployment artefact</w:t>
            </w:r>
          </w:p>
          <w:p w:rsidR="00000000" w:rsidDel="00000000" w:rsidP="00000000" w:rsidRDefault="00000000" w:rsidRPr="00000000" w14:paraId="0000035A">
            <w:pPr>
              <w:pageBreakBefore w:val="0"/>
              <w:widowControl w:val="0"/>
              <w:numPr>
                <w:ilvl w:val="0"/>
                <w:numId w:val="6"/>
              </w:numPr>
              <w:ind w:left="720" w:hanging="360"/>
              <w:rPr/>
            </w:pPr>
            <w:r w:rsidDel="00000000" w:rsidR="00000000" w:rsidRPr="00000000">
              <w:rPr>
                <w:rtl w:val="0"/>
              </w:rPr>
              <w:t xml:space="preserve">Automated scripted, reversible deployments with comprehensive documentation</w:t>
            </w:r>
          </w:p>
          <w:p w:rsidR="00000000" w:rsidDel="00000000" w:rsidP="00000000" w:rsidRDefault="00000000" w:rsidRPr="00000000" w14:paraId="0000035B">
            <w:pPr>
              <w:pageBreakBefore w:val="0"/>
              <w:widowControl w:val="0"/>
              <w:numPr>
                <w:ilvl w:val="0"/>
                <w:numId w:val="6"/>
              </w:numPr>
              <w:ind w:left="720" w:hanging="360"/>
              <w:rPr/>
            </w:pPr>
            <w:r w:rsidDel="00000000" w:rsidR="00000000" w:rsidRPr="00000000">
              <w:rPr>
                <w:rtl w:val="0"/>
              </w:rPr>
              <w:t xml:space="preserve">Deployment takes a few minutes or seconds. Zero-downtime</w:t>
            </w:r>
          </w:p>
          <w:p w:rsidR="00000000" w:rsidDel="00000000" w:rsidP="00000000" w:rsidRDefault="00000000" w:rsidRPr="00000000" w14:paraId="0000035C">
            <w:pPr>
              <w:pageBreakBefore w:val="0"/>
              <w:widowControl w:val="0"/>
              <w:numPr>
                <w:ilvl w:val="0"/>
                <w:numId w:val="6"/>
              </w:numPr>
              <w:ind w:left="720" w:hanging="360"/>
              <w:rPr/>
            </w:pPr>
            <w:r w:rsidDel="00000000" w:rsidR="00000000" w:rsidRPr="00000000">
              <w:rPr>
                <w:rtl w:val="0"/>
              </w:rPr>
              <w:t xml:space="preserve">Deployment artefacts are same for all environments</w:t>
            </w:r>
          </w:p>
          <w:p w:rsidR="00000000" w:rsidDel="00000000" w:rsidP="00000000" w:rsidRDefault="00000000" w:rsidRPr="00000000" w14:paraId="0000035D">
            <w:pPr>
              <w:pageBreakBefore w:val="0"/>
              <w:widowControl w:val="0"/>
              <w:numPr>
                <w:ilvl w:val="0"/>
                <w:numId w:val="6"/>
              </w:numPr>
              <w:ind w:left="720" w:hanging="360"/>
              <w:rPr/>
            </w:pPr>
            <w:r w:rsidDel="00000000" w:rsidR="00000000" w:rsidRPr="00000000">
              <w:rPr>
                <w:rtl w:val="0"/>
              </w:rPr>
              <w:t xml:space="preserve">Infra as code with automated provisioning of environments in few minutes/clicks</w:t>
            </w:r>
          </w:p>
          <w:p w:rsidR="00000000" w:rsidDel="00000000" w:rsidP="00000000" w:rsidRDefault="00000000" w:rsidRPr="00000000" w14:paraId="0000035E">
            <w:pPr>
              <w:pageBreakBefore w:val="0"/>
              <w:widowControl w:val="0"/>
              <w:numPr>
                <w:ilvl w:val="0"/>
                <w:numId w:val="6"/>
              </w:numPr>
              <w:ind w:left="720" w:hanging="360"/>
              <w:rPr/>
            </w:pPr>
            <w:r w:rsidDel="00000000" w:rsidR="00000000" w:rsidRPr="00000000">
              <w:rPr>
                <w:rtl w:val="0"/>
              </w:rPr>
              <w:t xml:space="preserve">Externalised secured configurations</w:t>
            </w:r>
          </w:p>
          <w:p w:rsidR="00000000" w:rsidDel="00000000" w:rsidP="00000000" w:rsidRDefault="00000000" w:rsidRPr="00000000" w14:paraId="0000035F">
            <w:pPr>
              <w:pageBreakBefore w:val="0"/>
              <w:widowControl w:val="0"/>
              <w:numPr>
                <w:ilvl w:val="0"/>
                <w:numId w:val="6"/>
              </w:numPr>
              <w:ind w:left="720" w:hanging="360"/>
              <w:rPr/>
            </w:pPr>
            <w:r w:rsidDel="00000000" w:rsidR="00000000" w:rsidRPr="00000000">
              <w:rPr>
                <w:rtl w:val="0"/>
              </w:rPr>
              <w:t xml:space="preserve">Disaster recovery SLAs are well-defined and all necessary DR measures in place</w:t>
            </w:r>
          </w:p>
          <w:p w:rsidR="00000000" w:rsidDel="00000000" w:rsidP="00000000" w:rsidRDefault="00000000" w:rsidRPr="00000000" w14:paraId="00000360">
            <w:pPr>
              <w:pageBreakBefore w:val="0"/>
              <w:widowControl w:val="0"/>
              <w:numPr>
                <w:ilvl w:val="0"/>
                <w:numId w:val="6"/>
              </w:numPr>
              <w:ind w:left="720" w:hanging="360"/>
              <w:rPr/>
            </w:pPr>
            <w:r w:rsidDel="00000000" w:rsidR="00000000" w:rsidRPr="00000000">
              <w:rPr>
                <w:rtl w:val="0"/>
              </w:rPr>
              <w:t xml:space="preserve">Application-health, CI/CD pipeline health and infra-health monitoring in place. Alerts and notifications setup for failures</w:t>
            </w:r>
          </w:p>
        </w:tc>
      </w:tr>
    </w:tbl>
    <w:p w:rsidR="00000000" w:rsidDel="00000000" w:rsidP="00000000" w:rsidRDefault="00000000" w:rsidRPr="00000000" w14:paraId="00000361">
      <w:pPr>
        <w:pageBreakBefore w:val="0"/>
        <w:rPr/>
      </w:pPr>
      <w:r w:rsidDel="00000000" w:rsidR="00000000" w:rsidRPr="00000000">
        <w:rPr>
          <w:rtl w:val="0"/>
        </w:rPr>
      </w:r>
    </w:p>
    <w:p w:rsidR="00000000" w:rsidDel="00000000" w:rsidP="00000000" w:rsidRDefault="00000000" w:rsidRPr="00000000" w14:paraId="00000362">
      <w:pPr>
        <w:pageBreakBefore w:val="0"/>
        <w:rPr>
          <w:sz w:val="24"/>
          <w:szCs w:val="24"/>
        </w:rPr>
      </w:pPr>
      <w:r w:rsidDel="00000000" w:rsidR="00000000" w:rsidRPr="00000000">
        <w:rPr>
          <w:rtl w:val="0"/>
        </w:rPr>
      </w:r>
    </w:p>
    <w:p w:rsidR="00000000" w:rsidDel="00000000" w:rsidP="00000000" w:rsidRDefault="00000000" w:rsidRPr="00000000" w14:paraId="00000363">
      <w:pPr>
        <w:pageBreakBefore w:val="0"/>
        <w:rPr>
          <w:sz w:val="24"/>
          <w:szCs w:val="24"/>
        </w:rPr>
      </w:pPr>
      <w:r w:rsidDel="00000000" w:rsidR="00000000" w:rsidRPr="00000000">
        <w:rPr>
          <w:rtl w:val="0"/>
        </w:rPr>
      </w:r>
    </w:p>
    <w:p w:rsidR="00000000" w:rsidDel="00000000" w:rsidP="00000000" w:rsidRDefault="00000000" w:rsidRPr="00000000" w14:paraId="00000364">
      <w:pPr>
        <w:pageBreakBefore w:val="0"/>
        <w:rPr>
          <w:sz w:val="24"/>
          <w:szCs w:val="24"/>
        </w:rPr>
      </w:pPr>
      <w:r w:rsidDel="00000000" w:rsidR="00000000" w:rsidRPr="00000000">
        <w:rPr>
          <w:rtl w:val="0"/>
        </w:rPr>
      </w:r>
    </w:p>
    <w:p w:rsidR="00000000" w:rsidDel="00000000" w:rsidP="00000000" w:rsidRDefault="00000000" w:rsidRPr="00000000" w14:paraId="00000365">
      <w:pPr>
        <w:pageBreakBefore w:val="0"/>
        <w:rPr>
          <w:sz w:val="24"/>
          <w:szCs w:val="24"/>
        </w:rPr>
      </w:pPr>
      <w:r w:rsidDel="00000000" w:rsidR="00000000" w:rsidRPr="00000000">
        <w:rPr>
          <w:rtl w:val="0"/>
        </w:rPr>
      </w:r>
    </w:p>
    <w:p w:rsidR="00000000" w:rsidDel="00000000" w:rsidP="00000000" w:rsidRDefault="00000000" w:rsidRPr="00000000" w14:paraId="00000366">
      <w:pPr>
        <w:pageBreakBefore w:val="0"/>
        <w:rPr>
          <w:sz w:val="24"/>
          <w:szCs w:val="24"/>
        </w:rPr>
      </w:pPr>
      <w:r w:rsidDel="00000000" w:rsidR="00000000" w:rsidRPr="00000000">
        <w:rPr>
          <w:rtl w:val="0"/>
        </w:rPr>
      </w:r>
    </w:p>
    <w:p w:rsidR="00000000" w:rsidDel="00000000" w:rsidP="00000000" w:rsidRDefault="00000000" w:rsidRPr="00000000" w14:paraId="00000367">
      <w:pPr>
        <w:pageBreakBefore w:val="0"/>
        <w:rPr>
          <w:sz w:val="24"/>
          <w:szCs w:val="24"/>
        </w:rPr>
      </w:pPr>
      <w:r w:rsidDel="00000000" w:rsidR="00000000" w:rsidRPr="00000000">
        <w:rPr>
          <w:rtl w:val="0"/>
        </w:rPr>
      </w:r>
    </w:p>
    <w:p w:rsidR="00000000" w:rsidDel="00000000" w:rsidP="00000000" w:rsidRDefault="00000000" w:rsidRPr="00000000" w14:paraId="00000368">
      <w:pPr>
        <w:pageBreakBefore w:val="0"/>
        <w:rPr>
          <w:sz w:val="24"/>
          <w:szCs w:val="24"/>
        </w:rPr>
      </w:pPr>
      <w:r w:rsidDel="00000000" w:rsidR="00000000" w:rsidRPr="00000000">
        <w:rPr>
          <w:rtl w:val="0"/>
        </w:rPr>
      </w:r>
    </w:p>
    <w:p w:rsidR="00000000" w:rsidDel="00000000" w:rsidP="00000000" w:rsidRDefault="00000000" w:rsidRPr="00000000" w14:paraId="00000369">
      <w:pPr>
        <w:pageBreakBefore w:val="0"/>
        <w:rPr>
          <w:sz w:val="24"/>
          <w:szCs w:val="24"/>
        </w:rPr>
      </w:pPr>
      <w:r w:rsidDel="00000000" w:rsidR="00000000" w:rsidRPr="00000000">
        <w:rPr>
          <w:rtl w:val="0"/>
        </w:rPr>
      </w:r>
    </w:p>
    <w:p w:rsidR="00000000" w:rsidDel="00000000" w:rsidP="00000000" w:rsidRDefault="00000000" w:rsidRPr="00000000" w14:paraId="0000036A">
      <w:pPr>
        <w:pageBreakBefore w:val="0"/>
        <w:rPr>
          <w:sz w:val="24"/>
          <w:szCs w:val="24"/>
        </w:rPr>
      </w:pPr>
      <w:r w:rsidDel="00000000" w:rsidR="00000000" w:rsidRPr="00000000">
        <w:rPr>
          <w:rtl w:val="0"/>
        </w:rPr>
      </w:r>
    </w:p>
    <w:p w:rsidR="00000000" w:rsidDel="00000000" w:rsidP="00000000" w:rsidRDefault="00000000" w:rsidRPr="00000000" w14:paraId="0000036B">
      <w:pPr>
        <w:pageBreakBefore w:val="0"/>
        <w:rPr>
          <w:sz w:val="24"/>
          <w:szCs w:val="24"/>
        </w:rPr>
      </w:pPr>
      <w:r w:rsidDel="00000000" w:rsidR="00000000" w:rsidRPr="00000000">
        <w:rPr>
          <w:rtl w:val="0"/>
        </w:rPr>
      </w:r>
    </w:p>
    <w:p w:rsidR="00000000" w:rsidDel="00000000" w:rsidP="00000000" w:rsidRDefault="00000000" w:rsidRPr="00000000" w14:paraId="0000036C">
      <w:pPr>
        <w:pageBreakBefore w:val="0"/>
        <w:rPr>
          <w:sz w:val="24"/>
          <w:szCs w:val="24"/>
        </w:rPr>
      </w:pPr>
      <w:r w:rsidDel="00000000" w:rsidR="00000000" w:rsidRPr="00000000">
        <w:rPr>
          <w:rtl w:val="0"/>
        </w:rPr>
      </w:r>
    </w:p>
    <w:p w:rsidR="00000000" w:rsidDel="00000000" w:rsidP="00000000" w:rsidRDefault="00000000" w:rsidRPr="00000000" w14:paraId="0000036D">
      <w:pPr>
        <w:pageBreakBefore w:val="0"/>
        <w:rPr>
          <w:sz w:val="24"/>
          <w:szCs w:val="24"/>
        </w:rPr>
      </w:pPr>
      <w:r w:rsidDel="00000000" w:rsidR="00000000" w:rsidRPr="00000000">
        <w:rPr>
          <w:rtl w:val="0"/>
        </w:rPr>
      </w:r>
    </w:p>
    <w:p w:rsidR="00000000" w:rsidDel="00000000" w:rsidP="00000000" w:rsidRDefault="00000000" w:rsidRPr="00000000" w14:paraId="0000036E">
      <w:pPr>
        <w:pageBreakBefore w:val="0"/>
        <w:rPr>
          <w:sz w:val="24"/>
          <w:szCs w:val="24"/>
        </w:rPr>
      </w:pPr>
      <w:r w:rsidDel="00000000" w:rsidR="00000000" w:rsidRPr="00000000">
        <w:rPr>
          <w:rtl w:val="0"/>
        </w:rPr>
      </w:r>
    </w:p>
    <w:p w:rsidR="00000000" w:rsidDel="00000000" w:rsidP="00000000" w:rsidRDefault="00000000" w:rsidRPr="00000000" w14:paraId="0000036F">
      <w:pPr>
        <w:pageBreakBefore w:val="0"/>
        <w:rPr>
          <w:sz w:val="24"/>
          <w:szCs w:val="24"/>
        </w:rPr>
      </w:pPr>
      <w:r w:rsidDel="00000000" w:rsidR="00000000" w:rsidRPr="00000000">
        <w:rPr>
          <w:rtl w:val="0"/>
        </w:rPr>
      </w:r>
    </w:p>
    <w:p w:rsidR="00000000" w:rsidDel="00000000" w:rsidP="00000000" w:rsidRDefault="00000000" w:rsidRPr="00000000" w14:paraId="00000370">
      <w:pPr>
        <w:pageBreakBefore w:val="0"/>
        <w:rPr>
          <w:sz w:val="24"/>
          <w:szCs w:val="24"/>
        </w:rPr>
      </w:pPr>
      <w:r w:rsidDel="00000000" w:rsidR="00000000" w:rsidRPr="00000000">
        <w:rPr>
          <w:rtl w:val="0"/>
        </w:rPr>
      </w:r>
    </w:p>
    <w:p w:rsidR="00000000" w:rsidDel="00000000" w:rsidP="00000000" w:rsidRDefault="00000000" w:rsidRPr="00000000" w14:paraId="00000371">
      <w:pPr>
        <w:pageBreakBefore w:val="0"/>
        <w:rPr>
          <w:sz w:val="24"/>
          <w:szCs w:val="24"/>
        </w:rPr>
      </w:pPr>
      <w:r w:rsidDel="00000000" w:rsidR="00000000" w:rsidRPr="00000000">
        <w:rPr>
          <w:rtl w:val="0"/>
        </w:rPr>
      </w:r>
    </w:p>
    <w:p w:rsidR="00000000" w:rsidDel="00000000" w:rsidP="00000000" w:rsidRDefault="00000000" w:rsidRPr="00000000" w14:paraId="00000372">
      <w:pPr>
        <w:pStyle w:val="Heading3"/>
        <w:pageBreakBefore w:val="0"/>
        <w:rPr>
          <w:b w:val="1"/>
        </w:rPr>
      </w:pPr>
      <w:bookmarkStart w:colFirst="0" w:colLast="0" w:name="_3l18frh" w:id="65"/>
      <w:bookmarkEnd w:id="65"/>
      <w:r w:rsidDel="00000000" w:rsidR="00000000" w:rsidRPr="00000000">
        <w:rPr>
          <w:b w:val="1"/>
          <w:rtl w:val="0"/>
        </w:rPr>
        <w:t xml:space="preserve">Engineering Practices</w:t>
      </w:r>
    </w:p>
    <w:p w:rsidR="00000000" w:rsidDel="00000000" w:rsidP="00000000" w:rsidRDefault="00000000" w:rsidRPr="00000000" w14:paraId="00000373">
      <w:pPr>
        <w:pageBreakBefore w:val="0"/>
        <w:rPr>
          <w:sz w:val="16"/>
          <w:szCs w:val="16"/>
        </w:rPr>
      </w:pPr>
      <w:r w:rsidDel="00000000" w:rsidR="00000000" w:rsidRPr="00000000">
        <w:rPr>
          <w:rtl w:val="0"/>
        </w:rPr>
      </w:r>
    </w:p>
    <w:tbl>
      <w:tblPr>
        <w:tblStyle w:val="Table9"/>
        <w:tblW w:w="10455.0" w:type="dxa"/>
        <w:jc w:val="left"/>
        <w:tblInd w:w="-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00"/>
        <w:gridCol w:w="9555"/>
        <w:tblGridChange w:id="0">
          <w:tblGrid>
            <w:gridCol w:w="900"/>
            <w:gridCol w:w="9555"/>
          </w:tblGrid>
        </w:tblGridChange>
      </w:tblGrid>
      <w:tr>
        <w:trPr>
          <w:cantSplit w:val="0"/>
          <w:trHeight w:val="405" w:hRule="atLeast"/>
          <w:tblHeader w:val="0"/>
        </w:trPr>
        <w:tc>
          <w:tcPr>
            <w:tcBorders>
              <w:top w:color="cccccc" w:space="0" w:sz="7" w:val="single"/>
              <w:left w:color="cccccc" w:space="0" w:sz="7" w:val="single"/>
              <w:bottom w:color="cccccc" w:space="0" w:sz="7" w:val="single"/>
              <w:right w:color="cccccc" w:space="0" w:sz="7" w:val="single"/>
            </w:tcBorders>
            <w:shd w:fill="0b5394" w:val="clear"/>
            <w:tcMar>
              <w:top w:w="40.0" w:type="dxa"/>
              <w:left w:w="40.0" w:type="dxa"/>
              <w:bottom w:w="40.0" w:type="dxa"/>
              <w:right w:w="40.0" w:type="dxa"/>
            </w:tcMar>
            <w:vAlign w:val="bottom"/>
          </w:tcPr>
          <w:p w:rsidR="00000000" w:rsidDel="00000000" w:rsidP="00000000" w:rsidRDefault="00000000" w:rsidRPr="00000000" w14:paraId="00000374">
            <w:pPr>
              <w:pageBreakBefore w:val="0"/>
              <w:widowControl w:val="0"/>
              <w:ind w:left="90" w:firstLine="0"/>
              <w:rPr>
                <w:b w:val="1"/>
                <w:color w:val="ffffff"/>
              </w:rPr>
            </w:pPr>
            <w:r w:rsidDel="00000000" w:rsidR="00000000" w:rsidRPr="00000000">
              <w:rPr>
                <w:b w:val="1"/>
                <w:color w:val="ffffff"/>
                <w:rtl w:val="0"/>
              </w:rPr>
              <w:t xml:space="preserve">Score</w:t>
            </w:r>
          </w:p>
        </w:tc>
        <w:tc>
          <w:tcPr>
            <w:tcBorders>
              <w:top w:color="cccccc" w:space="0" w:sz="7" w:val="single"/>
              <w:left w:color="cccccc" w:space="0" w:sz="7" w:val="single"/>
              <w:bottom w:color="cccccc" w:space="0" w:sz="7" w:val="single"/>
              <w:right w:color="cccccc" w:space="0" w:sz="7" w:val="single"/>
            </w:tcBorders>
            <w:shd w:fill="0b5394" w:val="clear"/>
            <w:tcMar>
              <w:top w:w="40.0" w:type="dxa"/>
              <w:left w:w="0.0" w:type="dxa"/>
              <w:bottom w:w="40.0" w:type="dxa"/>
              <w:right w:w="0.0" w:type="dxa"/>
            </w:tcMar>
            <w:vAlign w:val="bottom"/>
          </w:tcPr>
          <w:p w:rsidR="00000000" w:rsidDel="00000000" w:rsidP="00000000" w:rsidRDefault="00000000" w:rsidRPr="00000000" w14:paraId="00000375">
            <w:pPr>
              <w:pageBreakBefore w:val="0"/>
              <w:widowControl w:val="0"/>
              <w:ind w:left="360" w:hanging="180"/>
              <w:rPr>
                <w:b w:val="1"/>
                <w:color w:val="ffffff"/>
              </w:rPr>
            </w:pPr>
            <w:r w:rsidDel="00000000" w:rsidR="00000000" w:rsidRPr="00000000">
              <w:rPr>
                <w:b w:val="1"/>
                <w:color w:val="ffffff"/>
                <w:rtl w:val="0"/>
              </w:rPr>
              <w:t xml:space="preserve">Definition</w:t>
            </w:r>
          </w:p>
        </w:tc>
      </w:tr>
      <w:tr>
        <w:trPr>
          <w:cantSplit w:val="0"/>
          <w:trHeight w:val="1695" w:hRule="atLeast"/>
          <w:tblHeader w:val="0"/>
        </w:trPr>
        <w:tc>
          <w:tcPr>
            <w:tcBorders>
              <w:top w:color="cccccc" w:space="0" w:sz="7" w:val="single"/>
              <w:left w:color="ccccc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376">
            <w:pPr>
              <w:pageBreakBefore w:val="0"/>
              <w:spacing w:line="240" w:lineRule="auto"/>
              <w:jc w:val="center"/>
              <w:rPr/>
            </w:pPr>
            <w:r w:rsidDel="00000000" w:rsidR="00000000" w:rsidRPr="00000000">
              <w:rPr>
                <w:rtl w:val="0"/>
              </w:rPr>
              <w:t xml:space="preserve">1</w:t>
            </w:r>
          </w:p>
        </w:tc>
        <w:tc>
          <w:tcPr>
            <w:tcBorders>
              <w:top w:color="cccccc" w:space="0" w:sz="7" w:val="single"/>
              <w:left w:color="ccccc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377">
            <w:pPr>
              <w:pageBreakBefore w:val="0"/>
              <w:numPr>
                <w:ilvl w:val="0"/>
                <w:numId w:val="21"/>
              </w:numPr>
              <w:spacing w:line="240" w:lineRule="auto"/>
              <w:ind w:left="720" w:hanging="360"/>
              <w:rPr/>
            </w:pPr>
            <w:r w:rsidDel="00000000" w:rsidR="00000000" w:rsidRPr="00000000">
              <w:rPr>
                <w:rtl w:val="0"/>
              </w:rPr>
              <w:t xml:space="preserve">Developers are assigned task in ad-hoc basis and many times developer switch tasks due to lack of clarity</w:t>
            </w:r>
          </w:p>
          <w:p w:rsidR="00000000" w:rsidDel="00000000" w:rsidP="00000000" w:rsidRDefault="00000000" w:rsidRPr="00000000" w14:paraId="00000378">
            <w:pPr>
              <w:pageBreakBefore w:val="0"/>
              <w:numPr>
                <w:ilvl w:val="0"/>
                <w:numId w:val="21"/>
              </w:numPr>
              <w:spacing w:line="240" w:lineRule="auto"/>
              <w:ind w:left="720" w:hanging="360"/>
              <w:rPr/>
            </w:pPr>
            <w:r w:rsidDel="00000000" w:rsidR="00000000" w:rsidRPr="00000000">
              <w:rPr>
                <w:rtl w:val="0"/>
              </w:rPr>
              <w:t xml:space="preserve">Developer environment setup is manual, inconsistent and difficult to do due to lack of documentation</w:t>
            </w:r>
          </w:p>
          <w:p w:rsidR="00000000" w:rsidDel="00000000" w:rsidP="00000000" w:rsidRDefault="00000000" w:rsidRPr="00000000" w14:paraId="00000379">
            <w:pPr>
              <w:pageBreakBefore w:val="0"/>
              <w:numPr>
                <w:ilvl w:val="0"/>
                <w:numId w:val="21"/>
              </w:numPr>
              <w:spacing w:line="240" w:lineRule="auto"/>
              <w:ind w:left="720" w:hanging="360"/>
              <w:rPr/>
            </w:pPr>
            <w:r w:rsidDel="00000000" w:rsidR="00000000" w:rsidRPr="00000000">
              <w:rPr>
                <w:rtl w:val="0"/>
              </w:rPr>
              <w:t xml:space="preserve">Developers don't follow any standards for commits. Ad-hoc branches for features are created. Managing branches and merges takes a lot of time.</w:t>
            </w:r>
          </w:p>
          <w:p w:rsidR="00000000" w:rsidDel="00000000" w:rsidP="00000000" w:rsidRDefault="00000000" w:rsidRPr="00000000" w14:paraId="0000037A">
            <w:pPr>
              <w:pageBreakBefore w:val="0"/>
              <w:numPr>
                <w:ilvl w:val="0"/>
                <w:numId w:val="21"/>
              </w:numPr>
              <w:spacing w:line="240" w:lineRule="auto"/>
              <w:ind w:left="720" w:hanging="360"/>
              <w:rPr/>
            </w:pPr>
            <w:r w:rsidDel="00000000" w:rsidR="00000000" w:rsidRPr="00000000">
              <w:rPr>
                <w:rtl w:val="0"/>
              </w:rPr>
              <w:t xml:space="preserve">No build pipeline or build tool. No deployment pipeline. Team manually creates deployment artefacts and deploys manually.</w:t>
            </w:r>
          </w:p>
          <w:p w:rsidR="00000000" w:rsidDel="00000000" w:rsidP="00000000" w:rsidRDefault="00000000" w:rsidRPr="00000000" w14:paraId="0000037B">
            <w:pPr>
              <w:pageBreakBefore w:val="0"/>
              <w:numPr>
                <w:ilvl w:val="0"/>
                <w:numId w:val="21"/>
              </w:numPr>
              <w:spacing w:line="240" w:lineRule="auto"/>
              <w:ind w:left="720" w:hanging="360"/>
              <w:rPr/>
            </w:pPr>
            <w:r w:rsidDel="00000000" w:rsidR="00000000" w:rsidRPr="00000000">
              <w:rPr>
                <w:rtl w:val="0"/>
              </w:rPr>
              <w:t xml:space="preserve">Data model is not mapped to the domain model. Data modeling best practices are not followed. DB migration changes are manually done directly on the DB</w:t>
            </w:r>
          </w:p>
          <w:p w:rsidR="00000000" w:rsidDel="00000000" w:rsidP="00000000" w:rsidRDefault="00000000" w:rsidRPr="00000000" w14:paraId="0000037C">
            <w:pPr>
              <w:pageBreakBefore w:val="0"/>
              <w:numPr>
                <w:ilvl w:val="0"/>
                <w:numId w:val="21"/>
              </w:numPr>
              <w:spacing w:line="240" w:lineRule="auto"/>
              <w:ind w:left="720" w:hanging="360"/>
              <w:rPr/>
            </w:pPr>
            <w:r w:rsidDel="00000000" w:rsidR="00000000" w:rsidRPr="00000000">
              <w:rPr>
                <w:rtl w:val="0"/>
              </w:rPr>
              <w:t xml:space="preserve">No tech-debt being identified and tracked</w:t>
            </w:r>
          </w:p>
        </w:tc>
      </w:tr>
      <w:tr>
        <w:trPr>
          <w:cantSplit w:val="0"/>
          <w:trHeight w:val="2190" w:hRule="atLeast"/>
          <w:tblHeader w:val="0"/>
        </w:trPr>
        <w:tc>
          <w:tcPr>
            <w:tcBorders>
              <w:top w:color="cccccc" w:space="0" w:sz="7" w:val="single"/>
              <w:left w:color="ccccc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37D">
            <w:pPr>
              <w:pageBreakBefore w:val="0"/>
              <w:spacing w:line="240" w:lineRule="auto"/>
              <w:jc w:val="center"/>
              <w:rPr/>
            </w:pPr>
            <w:r w:rsidDel="00000000" w:rsidR="00000000" w:rsidRPr="00000000">
              <w:rPr>
                <w:rtl w:val="0"/>
              </w:rPr>
              <w:t xml:space="preserve">2</w:t>
            </w:r>
          </w:p>
        </w:tc>
        <w:tc>
          <w:tcPr>
            <w:tcBorders>
              <w:top w:color="cccccc" w:space="0" w:sz="7" w:val="single"/>
              <w:left w:color="ccccc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37E">
            <w:pPr>
              <w:pageBreakBefore w:val="0"/>
              <w:numPr>
                <w:ilvl w:val="0"/>
                <w:numId w:val="31"/>
              </w:numPr>
              <w:spacing w:line="240" w:lineRule="auto"/>
              <w:ind w:left="720" w:hanging="360"/>
              <w:rPr/>
            </w:pPr>
            <w:r w:rsidDel="00000000" w:rsidR="00000000" w:rsidRPr="00000000">
              <w:rPr>
                <w:rtl w:val="0"/>
              </w:rPr>
              <w:t xml:space="preserve">Lack of process, a BA/PO assigns task based on priority in an ad-hoc basis</w:t>
            </w:r>
          </w:p>
          <w:p w:rsidR="00000000" w:rsidDel="00000000" w:rsidP="00000000" w:rsidRDefault="00000000" w:rsidRPr="00000000" w14:paraId="0000037F">
            <w:pPr>
              <w:pageBreakBefore w:val="0"/>
              <w:numPr>
                <w:ilvl w:val="0"/>
                <w:numId w:val="31"/>
              </w:numPr>
              <w:spacing w:line="240" w:lineRule="auto"/>
              <w:ind w:left="720" w:hanging="360"/>
              <w:rPr/>
            </w:pPr>
            <w:r w:rsidDel="00000000" w:rsidR="00000000" w:rsidRPr="00000000">
              <w:rPr>
                <w:rtl w:val="0"/>
              </w:rPr>
              <w:t xml:space="preserve">Developer can follow documentation to setup the environment but inconsistent due to different version of components</w:t>
            </w:r>
          </w:p>
          <w:p w:rsidR="00000000" w:rsidDel="00000000" w:rsidP="00000000" w:rsidRDefault="00000000" w:rsidRPr="00000000" w14:paraId="00000380">
            <w:pPr>
              <w:pageBreakBefore w:val="0"/>
              <w:numPr>
                <w:ilvl w:val="0"/>
                <w:numId w:val="31"/>
              </w:numPr>
              <w:spacing w:line="240" w:lineRule="auto"/>
              <w:ind w:left="720" w:hanging="360"/>
              <w:rPr/>
            </w:pPr>
            <w:r w:rsidDel="00000000" w:rsidR="00000000" w:rsidRPr="00000000">
              <w:rPr>
                <w:rtl w:val="0"/>
              </w:rPr>
              <w:t xml:space="preserve">Many active branches, with much effort spent in merging conflicts. The commits are not atomic and difficult to port to other branches.</w:t>
            </w:r>
          </w:p>
          <w:p w:rsidR="00000000" w:rsidDel="00000000" w:rsidP="00000000" w:rsidRDefault="00000000" w:rsidRPr="00000000" w14:paraId="00000381">
            <w:pPr>
              <w:pageBreakBefore w:val="0"/>
              <w:numPr>
                <w:ilvl w:val="0"/>
                <w:numId w:val="31"/>
              </w:numPr>
              <w:spacing w:line="240" w:lineRule="auto"/>
              <w:ind w:left="720" w:hanging="360"/>
              <w:rPr/>
            </w:pPr>
            <w:r w:rsidDel="00000000" w:rsidR="00000000" w:rsidRPr="00000000">
              <w:rPr>
                <w:rtl w:val="0"/>
              </w:rPr>
              <w:t xml:space="preserve">No automated build and deployment while some tests may exist. They are neither automated and repeatable on every build nor provide comprehensive coverage.</w:t>
            </w:r>
          </w:p>
          <w:p w:rsidR="00000000" w:rsidDel="00000000" w:rsidP="00000000" w:rsidRDefault="00000000" w:rsidRPr="00000000" w14:paraId="00000382">
            <w:pPr>
              <w:pageBreakBefore w:val="0"/>
              <w:numPr>
                <w:ilvl w:val="0"/>
                <w:numId w:val="31"/>
              </w:numPr>
              <w:spacing w:line="240" w:lineRule="auto"/>
              <w:ind w:left="720" w:hanging="360"/>
              <w:rPr/>
            </w:pPr>
            <w:r w:rsidDel="00000000" w:rsidR="00000000" w:rsidRPr="00000000">
              <w:rPr>
                <w:rtl w:val="0"/>
              </w:rPr>
              <w:t xml:space="preserve">Data model is not mapped to the domain model. Data modeling best practices are not followed. All DB migrations are combined in one single large script that is not idempotent. Selected / latest DB changes from this file need to be run manually. Each DB migration is not separated in independent, idempotent script</w:t>
            </w:r>
          </w:p>
          <w:p w:rsidR="00000000" w:rsidDel="00000000" w:rsidP="00000000" w:rsidRDefault="00000000" w:rsidRPr="00000000" w14:paraId="00000383">
            <w:pPr>
              <w:pageBreakBefore w:val="0"/>
              <w:numPr>
                <w:ilvl w:val="0"/>
                <w:numId w:val="31"/>
              </w:numPr>
              <w:spacing w:line="240" w:lineRule="auto"/>
              <w:ind w:left="720" w:hanging="360"/>
              <w:rPr/>
            </w:pPr>
            <w:r w:rsidDel="00000000" w:rsidR="00000000" w:rsidRPr="00000000">
              <w:rPr>
                <w:rtl w:val="0"/>
              </w:rPr>
              <w:t xml:space="preserve">Tech-debt is partially identified but not being tracked and planned. Debt items are occasionally added in some file that is neither version controlled nor updated / looked at regularly</w:t>
            </w:r>
          </w:p>
        </w:tc>
      </w:tr>
      <w:tr>
        <w:trPr>
          <w:cantSplit w:val="0"/>
          <w:trHeight w:val="2190" w:hRule="atLeast"/>
          <w:tblHeader w:val="0"/>
        </w:trPr>
        <w:tc>
          <w:tcPr>
            <w:tcBorders>
              <w:top w:color="cccccc" w:space="0" w:sz="7" w:val="single"/>
              <w:left w:color="ccccc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384">
            <w:pPr>
              <w:pageBreakBefore w:val="0"/>
              <w:spacing w:line="240" w:lineRule="auto"/>
              <w:jc w:val="center"/>
              <w:rPr/>
            </w:pPr>
            <w:r w:rsidDel="00000000" w:rsidR="00000000" w:rsidRPr="00000000">
              <w:rPr>
                <w:rtl w:val="0"/>
              </w:rPr>
              <w:t xml:space="preserve">3</w:t>
            </w:r>
          </w:p>
        </w:tc>
        <w:tc>
          <w:tcPr>
            <w:tcBorders>
              <w:top w:color="cccccc" w:space="0" w:sz="7" w:val="single"/>
              <w:left w:color="ccccc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385">
            <w:pPr>
              <w:pageBreakBefore w:val="0"/>
              <w:numPr>
                <w:ilvl w:val="0"/>
                <w:numId w:val="2"/>
              </w:numPr>
              <w:spacing w:line="240" w:lineRule="auto"/>
              <w:ind w:left="720" w:hanging="360"/>
              <w:rPr/>
            </w:pPr>
            <w:r w:rsidDel="00000000" w:rsidR="00000000" w:rsidRPr="00000000">
              <w:rPr>
                <w:rtl w:val="0"/>
              </w:rPr>
              <w:t xml:space="preserve">Team follows release planning but scope creep happens during the iteration / sprint and difficult to achieve the goals on time</w:t>
            </w:r>
          </w:p>
          <w:p w:rsidR="00000000" w:rsidDel="00000000" w:rsidP="00000000" w:rsidRDefault="00000000" w:rsidRPr="00000000" w14:paraId="00000386">
            <w:pPr>
              <w:pageBreakBefore w:val="0"/>
              <w:numPr>
                <w:ilvl w:val="0"/>
                <w:numId w:val="2"/>
              </w:numPr>
              <w:spacing w:line="240" w:lineRule="auto"/>
              <w:ind w:left="720" w:hanging="360"/>
              <w:rPr/>
            </w:pPr>
            <w:r w:rsidDel="00000000" w:rsidR="00000000" w:rsidRPr="00000000">
              <w:rPr>
                <w:rtl w:val="0"/>
              </w:rPr>
              <w:t xml:space="preserve">Few steps are automated for setting up developer environment and document is available to follow</w:t>
            </w:r>
          </w:p>
          <w:p w:rsidR="00000000" w:rsidDel="00000000" w:rsidP="00000000" w:rsidRDefault="00000000" w:rsidRPr="00000000" w14:paraId="00000387">
            <w:pPr>
              <w:pageBreakBefore w:val="0"/>
              <w:numPr>
                <w:ilvl w:val="0"/>
                <w:numId w:val="2"/>
              </w:numPr>
              <w:spacing w:line="240" w:lineRule="auto"/>
              <w:ind w:left="720" w:hanging="360"/>
              <w:rPr/>
            </w:pPr>
            <w:r w:rsidDel="00000000" w:rsidR="00000000" w:rsidRPr="00000000">
              <w:rPr>
                <w:rtl w:val="0"/>
              </w:rPr>
              <w:t xml:space="preserve">Team has definite branches for development / staging / releases. The commits are not atomic. The commits are not traceable from the story card and merging commits between branches are difficult.</w:t>
            </w:r>
          </w:p>
          <w:p w:rsidR="00000000" w:rsidDel="00000000" w:rsidP="00000000" w:rsidRDefault="00000000" w:rsidRPr="00000000" w14:paraId="00000388">
            <w:pPr>
              <w:pageBreakBefore w:val="0"/>
              <w:numPr>
                <w:ilvl w:val="0"/>
                <w:numId w:val="2"/>
              </w:numPr>
              <w:spacing w:line="240" w:lineRule="auto"/>
              <w:ind w:left="720" w:hanging="360"/>
              <w:rPr/>
            </w:pPr>
            <w:r w:rsidDel="00000000" w:rsidR="00000000" w:rsidRPr="00000000">
              <w:rPr>
                <w:rtl w:val="0"/>
              </w:rPr>
              <w:t xml:space="preserve">No automated deployment. Automated build (CI) pipeline is in place without comprehensive tests, alerts for build failures and security scanners</w:t>
            </w:r>
          </w:p>
          <w:p w:rsidR="00000000" w:rsidDel="00000000" w:rsidP="00000000" w:rsidRDefault="00000000" w:rsidRPr="00000000" w14:paraId="00000389">
            <w:pPr>
              <w:pageBreakBefore w:val="0"/>
              <w:numPr>
                <w:ilvl w:val="0"/>
                <w:numId w:val="2"/>
              </w:numPr>
              <w:spacing w:line="240" w:lineRule="auto"/>
              <w:ind w:left="720" w:hanging="360"/>
              <w:rPr/>
            </w:pPr>
            <w:r w:rsidDel="00000000" w:rsidR="00000000" w:rsidRPr="00000000">
              <w:rPr>
                <w:rtl w:val="0"/>
              </w:rPr>
              <w:t xml:space="preserve">Data model is partly mapped to the domain model. Data modeling best practices are partly followed. Each DB migration change is automated as independent script to be run manually, not integrated in CI pipeline</w:t>
            </w:r>
          </w:p>
          <w:p w:rsidR="00000000" w:rsidDel="00000000" w:rsidP="00000000" w:rsidRDefault="00000000" w:rsidRPr="00000000" w14:paraId="0000038A">
            <w:pPr>
              <w:pageBreakBefore w:val="0"/>
              <w:numPr>
                <w:ilvl w:val="0"/>
                <w:numId w:val="2"/>
              </w:numPr>
              <w:spacing w:line="240" w:lineRule="auto"/>
              <w:ind w:left="720" w:hanging="360"/>
              <w:rPr/>
            </w:pPr>
            <w:r w:rsidDel="00000000" w:rsidR="00000000" w:rsidRPr="00000000">
              <w:rPr>
                <w:rtl w:val="0"/>
              </w:rPr>
              <w:t xml:space="preserve">Tech-debt is being actively tracked and updated in the backlog but never included in sprint plans. Tech debt never gets worked upon.</w:t>
            </w:r>
          </w:p>
        </w:tc>
      </w:tr>
      <w:tr>
        <w:trPr>
          <w:cantSplit w:val="0"/>
          <w:trHeight w:val="2310" w:hRule="atLeast"/>
          <w:tblHeader w:val="0"/>
        </w:trPr>
        <w:tc>
          <w:tcPr>
            <w:tcBorders>
              <w:top w:color="cccccc" w:space="0" w:sz="7" w:val="single"/>
              <w:left w:color="ccccc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38B">
            <w:pPr>
              <w:pageBreakBefore w:val="0"/>
              <w:spacing w:line="240" w:lineRule="auto"/>
              <w:jc w:val="center"/>
              <w:rPr/>
            </w:pPr>
            <w:r w:rsidDel="00000000" w:rsidR="00000000" w:rsidRPr="00000000">
              <w:rPr>
                <w:rtl w:val="0"/>
              </w:rPr>
              <w:t xml:space="preserve">4</w:t>
            </w:r>
          </w:p>
        </w:tc>
        <w:tc>
          <w:tcPr>
            <w:tcBorders>
              <w:top w:color="cccccc" w:space="0" w:sz="7" w:val="single"/>
              <w:left w:color="ccccc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38C">
            <w:pPr>
              <w:pageBreakBefore w:val="0"/>
              <w:numPr>
                <w:ilvl w:val="0"/>
                <w:numId w:val="11"/>
              </w:numPr>
              <w:spacing w:line="240" w:lineRule="auto"/>
              <w:ind w:left="720" w:hanging="360"/>
              <w:rPr/>
            </w:pPr>
            <w:r w:rsidDel="00000000" w:rsidR="00000000" w:rsidRPr="00000000">
              <w:rPr>
                <w:rtl w:val="0"/>
              </w:rPr>
              <w:t xml:space="preserve">Team follows Iterative methodology and very less deviation from planning and Tech debt included in ad-hoc basis</w:t>
            </w:r>
          </w:p>
          <w:p w:rsidR="00000000" w:rsidDel="00000000" w:rsidP="00000000" w:rsidRDefault="00000000" w:rsidRPr="00000000" w14:paraId="0000038D">
            <w:pPr>
              <w:pageBreakBefore w:val="0"/>
              <w:numPr>
                <w:ilvl w:val="0"/>
                <w:numId w:val="11"/>
              </w:numPr>
              <w:spacing w:line="240" w:lineRule="auto"/>
              <w:ind w:left="720" w:hanging="360"/>
              <w:rPr/>
            </w:pPr>
            <w:r w:rsidDel="00000000" w:rsidR="00000000" w:rsidRPr="00000000">
              <w:rPr>
                <w:rtl w:val="0"/>
              </w:rPr>
              <w:t xml:space="preserve">The script is available for the developer to setup the environment consistently</w:t>
            </w:r>
          </w:p>
          <w:p w:rsidR="00000000" w:rsidDel="00000000" w:rsidP="00000000" w:rsidRDefault="00000000" w:rsidRPr="00000000" w14:paraId="0000038E">
            <w:pPr>
              <w:pageBreakBefore w:val="0"/>
              <w:numPr>
                <w:ilvl w:val="0"/>
                <w:numId w:val="11"/>
              </w:numPr>
              <w:spacing w:line="240" w:lineRule="auto"/>
              <w:ind w:left="720" w:hanging="360"/>
              <w:rPr/>
            </w:pPr>
            <w:r w:rsidDel="00000000" w:rsidR="00000000" w:rsidRPr="00000000">
              <w:rPr>
                <w:rtl w:val="0"/>
              </w:rPr>
              <w:t xml:space="preserve">Team follows trunk-based development and uses feature toggles. The commits are atomic and traceable from the story card. Easy to merge / cherry pick to other branches</w:t>
            </w:r>
          </w:p>
          <w:p w:rsidR="00000000" w:rsidDel="00000000" w:rsidP="00000000" w:rsidRDefault="00000000" w:rsidRPr="00000000" w14:paraId="0000038F">
            <w:pPr>
              <w:pageBreakBefore w:val="0"/>
              <w:numPr>
                <w:ilvl w:val="0"/>
                <w:numId w:val="11"/>
              </w:numPr>
              <w:spacing w:line="240" w:lineRule="auto"/>
              <w:ind w:left="720" w:hanging="360"/>
              <w:rPr/>
            </w:pPr>
            <w:r w:rsidDel="00000000" w:rsidR="00000000" w:rsidRPr="00000000">
              <w:rPr>
                <w:rtl w:val="0"/>
              </w:rPr>
              <w:t xml:space="preserve">Automated build (CI) and one click deployment pipeline is in place with monitoring and alerts setup to detect build/deploy failures early security scanners</w:t>
            </w:r>
          </w:p>
          <w:p w:rsidR="00000000" w:rsidDel="00000000" w:rsidP="00000000" w:rsidRDefault="00000000" w:rsidRPr="00000000" w14:paraId="00000390">
            <w:pPr>
              <w:pageBreakBefore w:val="0"/>
              <w:numPr>
                <w:ilvl w:val="0"/>
                <w:numId w:val="11"/>
              </w:numPr>
              <w:spacing w:line="240" w:lineRule="auto"/>
              <w:ind w:left="720" w:hanging="360"/>
              <w:rPr/>
            </w:pPr>
            <w:r w:rsidDel="00000000" w:rsidR="00000000" w:rsidRPr="00000000">
              <w:rPr>
                <w:rtl w:val="0"/>
              </w:rPr>
              <w:t xml:space="preserve">only selected commits are deployed to production</w:t>
            </w:r>
          </w:p>
          <w:p w:rsidR="00000000" w:rsidDel="00000000" w:rsidP="00000000" w:rsidRDefault="00000000" w:rsidRPr="00000000" w14:paraId="00000391">
            <w:pPr>
              <w:pageBreakBefore w:val="0"/>
              <w:numPr>
                <w:ilvl w:val="0"/>
                <w:numId w:val="11"/>
              </w:numPr>
              <w:spacing w:line="240" w:lineRule="auto"/>
              <w:ind w:left="720" w:hanging="360"/>
              <w:rPr/>
            </w:pPr>
            <w:r w:rsidDel="00000000" w:rsidR="00000000" w:rsidRPr="00000000">
              <w:rPr>
                <w:rtl w:val="0"/>
              </w:rPr>
              <w:t xml:space="preserve">Data model is mapped to the domain model. Data modeling best practices are followed. Each DB migration change is automated as independent script integrated with CI pipeline and one click deployment but are NOT reversible</w:t>
            </w:r>
          </w:p>
          <w:p w:rsidR="00000000" w:rsidDel="00000000" w:rsidP="00000000" w:rsidRDefault="00000000" w:rsidRPr="00000000" w14:paraId="00000392">
            <w:pPr>
              <w:pageBreakBefore w:val="0"/>
              <w:numPr>
                <w:ilvl w:val="0"/>
                <w:numId w:val="11"/>
              </w:numPr>
              <w:spacing w:line="240" w:lineRule="auto"/>
              <w:ind w:left="720" w:hanging="360"/>
              <w:rPr/>
            </w:pPr>
            <w:r w:rsidDel="00000000" w:rsidR="00000000" w:rsidRPr="00000000">
              <w:rPr>
                <w:rtl w:val="0"/>
              </w:rPr>
              <w:t xml:space="preserve">Tech-debt is being actively tracked and updated in the backlog. But tech-debt items are rarely included in sprint plans hence the debt is not reducing steadily</w:t>
            </w:r>
          </w:p>
        </w:tc>
      </w:tr>
      <w:tr>
        <w:trPr>
          <w:cantSplit w:val="0"/>
          <w:trHeight w:val="2310" w:hRule="atLeast"/>
          <w:tblHeader w:val="0"/>
        </w:trPr>
        <w:tc>
          <w:tcPr>
            <w:tcBorders>
              <w:top w:color="cccccc" w:space="0" w:sz="7" w:val="single"/>
              <w:left w:color="ccccc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393">
            <w:pPr>
              <w:pageBreakBefore w:val="0"/>
              <w:spacing w:line="240" w:lineRule="auto"/>
              <w:jc w:val="center"/>
              <w:rPr/>
            </w:pPr>
            <w:r w:rsidDel="00000000" w:rsidR="00000000" w:rsidRPr="00000000">
              <w:rPr>
                <w:rtl w:val="0"/>
              </w:rPr>
              <w:t xml:space="preserve">5</w:t>
            </w:r>
          </w:p>
        </w:tc>
        <w:tc>
          <w:tcPr>
            <w:tcBorders>
              <w:top w:color="cccccc" w:space="0" w:sz="7" w:val="single"/>
              <w:left w:color="ccccc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394">
            <w:pPr>
              <w:pageBreakBefore w:val="0"/>
              <w:numPr>
                <w:ilvl w:val="0"/>
                <w:numId w:val="6"/>
              </w:numPr>
              <w:spacing w:line="240" w:lineRule="auto"/>
              <w:ind w:left="720" w:hanging="360"/>
              <w:rPr/>
            </w:pPr>
            <w:r w:rsidDel="00000000" w:rsidR="00000000" w:rsidRPr="00000000">
              <w:rPr>
                <w:rtl w:val="0"/>
              </w:rPr>
              <w:t xml:space="preserve">Team follows methodology for requirement gathering, planning, estimating and for execution to go to market faster along with technical improvements in every release</w:t>
            </w:r>
          </w:p>
          <w:p w:rsidR="00000000" w:rsidDel="00000000" w:rsidP="00000000" w:rsidRDefault="00000000" w:rsidRPr="00000000" w14:paraId="00000395">
            <w:pPr>
              <w:pageBreakBefore w:val="0"/>
              <w:numPr>
                <w:ilvl w:val="0"/>
                <w:numId w:val="6"/>
              </w:numPr>
              <w:spacing w:line="240" w:lineRule="auto"/>
              <w:ind w:left="720" w:hanging="360"/>
              <w:rPr/>
            </w:pPr>
            <w:r w:rsidDel="00000000" w:rsidR="00000000" w:rsidRPr="00000000">
              <w:rPr>
                <w:rtl w:val="0"/>
              </w:rPr>
              <w:t xml:space="preserve">Developer environment setup is automated, readily available to use and it is consistent and repeatable process</w:t>
            </w:r>
          </w:p>
          <w:p w:rsidR="00000000" w:rsidDel="00000000" w:rsidP="00000000" w:rsidRDefault="00000000" w:rsidRPr="00000000" w14:paraId="00000396">
            <w:pPr>
              <w:pageBreakBefore w:val="0"/>
              <w:numPr>
                <w:ilvl w:val="0"/>
                <w:numId w:val="6"/>
              </w:numPr>
              <w:spacing w:line="240" w:lineRule="auto"/>
              <w:ind w:left="720" w:hanging="360"/>
              <w:rPr/>
            </w:pPr>
            <w:r w:rsidDel="00000000" w:rsidR="00000000" w:rsidRPr="00000000">
              <w:rPr>
                <w:rtl w:val="0"/>
              </w:rPr>
              <w:t xml:space="preserve">Team follows trunk-based development and uses feature toggles. All commits are atomic and follow org standards in messages.</w:t>
            </w:r>
          </w:p>
          <w:p w:rsidR="00000000" w:rsidDel="00000000" w:rsidP="00000000" w:rsidRDefault="00000000" w:rsidRPr="00000000" w14:paraId="00000397">
            <w:pPr>
              <w:pageBreakBefore w:val="0"/>
              <w:numPr>
                <w:ilvl w:val="0"/>
                <w:numId w:val="6"/>
              </w:numPr>
              <w:spacing w:line="240" w:lineRule="auto"/>
              <w:ind w:left="720" w:hanging="360"/>
              <w:rPr/>
            </w:pPr>
            <w:r w:rsidDel="00000000" w:rsidR="00000000" w:rsidRPr="00000000">
              <w:rPr>
                <w:rtl w:val="0"/>
              </w:rPr>
              <w:t xml:space="preserve">Automated build and deployment (CI/CD) pipeline is in place with.</w:t>
            </w:r>
          </w:p>
          <w:p w:rsidR="00000000" w:rsidDel="00000000" w:rsidP="00000000" w:rsidRDefault="00000000" w:rsidRPr="00000000" w14:paraId="00000398">
            <w:pPr>
              <w:pageBreakBefore w:val="0"/>
              <w:numPr>
                <w:ilvl w:val="0"/>
                <w:numId w:val="6"/>
              </w:numPr>
              <w:spacing w:line="240" w:lineRule="auto"/>
              <w:ind w:left="720" w:hanging="360"/>
              <w:rPr/>
            </w:pPr>
            <w:r w:rsidDel="00000000" w:rsidR="00000000" w:rsidRPr="00000000">
              <w:rPr>
                <w:rtl w:val="0"/>
              </w:rPr>
              <w:t xml:space="preserve">Every commit goes to production, monitoring and alerts setup to detect build/deploy failures early, security scanners are part of CI pipeline</w:t>
            </w:r>
          </w:p>
          <w:p w:rsidR="00000000" w:rsidDel="00000000" w:rsidP="00000000" w:rsidRDefault="00000000" w:rsidRPr="00000000" w14:paraId="00000399">
            <w:pPr>
              <w:pageBreakBefore w:val="0"/>
              <w:numPr>
                <w:ilvl w:val="0"/>
                <w:numId w:val="6"/>
              </w:numPr>
              <w:spacing w:line="240" w:lineRule="auto"/>
              <w:ind w:left="720" w:hanging="360"/>
              <w:rPr/>
            </w:pPr>
            <w:r w:rsidDel="00000000" w:rsidR="00000000" w:rsidRPr="00000000">
              <w:rPr>
                <w:rtl w:val="0"/>
              </w:rPr>
              <w:t xml:space="preserve">Data model is mapped to the domain model. Data modeling best practices are followed. Each DB migration change is automated as independent, reversible script integrated with CI/CD pipeline</w:t>
            </w:r>
          </w:p>
          <w:p w:rsidR="00000000" w:rsidDel="00000000" w:rsidP="00000000" w:rsidRDefault="00000000" w:rsidRPr="00000000" w14:paraId="0000039A">
            <w:pPr>
              <w:pageBreakBefore w:val="0"/>
              <w:numPr>
                <w:ilvl w:val="0"/>
                <w:numId w:val="6"/>
              </w:numPr>
              <w:spacing w:line="240" w:lineRule="auto"/>
              <w:ind w:left="720" w:hanging="360"/>
              <w:rPr/>
            </w:pPr>
            <w:r w:rsidDel="00000000" w:rsidR="00000000" w:rsidRPr="00000000">
              <w:rPr>
                <w:rtl w:val="0"/>
              </w:rPr>
              <w:t xml:space="preserve">Tech-debt is being actively tracked and updated in the backlog. Debt items are actively included and worked on, in regular sprint plans with equal priority as other functional stories. Overall the tech-debt size is low and not a concern</w:t>
            </w:r>
          </w:p>
        </w:tc>
      </w:tr>
    </w:tbl>
    <w:p w:rsidR="00000000" w:rsidDel="00000000" w:rsidP="00000000" w:rsidRDefault="00000000" w:rsidRPr="00000000" w14:paraId="0000039B">
      <w:pPr>
        <w:pageBreakBefore w:val="0"/>
        <w:rPr>
          <w:sz w:val="24"/>
          <w:szCs w:val="24"/>
        </w:rPr>
      </w:pPr>
      <w:r w:rsidDel="00000000" w:rsidR="00000000" w:rsidRPr="00000000">
        <w:rPr>
          <w:rtl w:val="0"/>
        </w:rPr>
      </w:r>
    </w:p>
    <w:p w:rsidR="00000000" w:rsidDel="00000000" w:rsidP="00000000" w:rsidRDefault="00000000" w:rsidRPr="00000000" w14:paraId="0000039C">
      <w:pPr>
        <w:pageBreakBefore w:val="0"/>
        <w:rPr>
          <w:sz w:val="24"/>
          <w:szCs w:val="24"/>
        </w:rPr>
      </w:pPr>
      <w:r w:rsidDel="00000000" w:rsidR="00000000" w:rsidRPr="00000000">
        <w:rPr>
          <w:rtl w:val="0"/>
        </w:rPr>
      </w:r>
    </w:p>
    <w:p w:rsidR="00000000" w:rsidDel="00000000" w:rsidP="00000000" w:rsidRDefault="00000000" w:rsidRPr="00000000" w14:paraId="0000039D">
      <w:pPr>
        <w:pageBreakBefore w:val="0"/>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39E">
      <w:pPr>
        <w:pStyle w:val="Heading3"/>
        <w:pageBreakBefore w:val="0"/>
        <w:rPr>
          <w:b w:val="1"/>
        </w:rPr>
      </w:pPr>
      <w:bookmarkStart w:colFirst="0" w:colLast="0" w:name="_206ipza" w:id="66"/>
      <w:bookmarkEnd w:id="66"/>
      <w:r w:rsidDel="00000000" w:rsidR="00000000" w:rsidRPr="00000000">
        <w:rPr>
          <w:b w:val="1"/>
          <w:rtl w:val="0"/>
        </w:rPr>
        <w:t xml:space="preserve">Quality Assurance</w:t>
      </w:r>
    </w:p>
    <w:p w:rsidR="00000000" w:rsidDel="00000000" w:rsidP="00000000" w:rsidRDefault="00000000" w:rsidRPr="00000000" w14:paraId="0000039F">
      <w:pPr>
        <w:pageBreakBefore w:val="0"/>
        <w:rPr>
          <w:sz w:val="16"/>
          <w:szCs w:val="16"/>
        </w:rPr>
      </w:pPr>
      <w:r w:rsidDel="00000000" w:rsidR="00000000" w:rsidRPr="00000000">
        <w:rPr>
          <w:rtl w:val="0"/>
        </w:rPr>
      </w:r>
    </w:p>
    <w:tbl>
      <w:tblPr>
        <w:tblStyle w:val="Table10"/>
        <w:tblW w:w="10455.0" w:type="dxa"/>
        <w:jc w:val="left"/>
        <w:tblInd w:w="-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00"/>
        <w:gridCol w:w="9555"/>
        <w:tblGridChange w:id="0">
          <w:tblGrid>
            <w:gridCol w:w="900"/>
            <w:gridCol w:w="9555"/>
          </w:tblGrid>
        </w:tblGridChange>
      </w:tblGrid>
      <w:tr>
        <w:trPr>
          <w:cantSplit w:val="0"/>
          <w:trHeight w:val="405" w:hRule="atLeast"/>
          <w:tblHeader w:val="0"/>
        </w:trPr>
        <w:tc>
          <w:tcPr>
            <w:tcBorders>
              <w:top w:color="cccccc" w:space="0" w:sz="7" w:val="single"/>
              <w:left w:color="cccccc" w:space="0" w:sz="7" w:val="single"/>
              <w:bottom w:color="cccccc" w:space="0" w:sz="7" w:val="single"/>
              <w:right w:color="cccccc" w:space="0" w:sz="7" w:val="single"/>
            </w:tcBorders>
            <w:shd w:fill="0b5394" w:val="clear"/>
            <w:tcMar>
              <w:top w:w="40.0" w:type="dxa"/>
              <w:left w:w="40.0" w:type="dxa"/>
              <w:bottom w:w="40.0" w:type="dxa"/>
              <w:right w:w="40.0" w:type="dxa"/>
            </w:tcMar>
            <w:vAlign w:val="bottom"/>
          </w:tcPr>
          <w:p w:rsidR="00000000" w:rsidDel="00000000" w:rsidP="00000000" w:rsidRDefault="00000000" w:rsidRPr="00000000" w14:paraId="000003A0">
            <w:pPr>
              <w:pageBreakBefore w:val="0"/>
              <w:widowControl w:val="0"/>
              <w:ind w:left="90" w:firstLine="0"/>
              <w:rPr>
                <w:b w:val="1"/>
                <w:color w:val="ffffff"/>
              </w:rPr>
            </w:pPr>
            <w:r w:rsidDel="00000000" w:rsidR="00000000" w:rsidRPr="00000000">
              <w:rPr>
                <w:b w:val="1"/>
                <w:color w:val="ffffff"/>
                <w:rtl w:val="0"/>
              </w:rPr>
              <w:t xml:space="preserve">Score</w:t>
            </w:r>
          </w:p>
        </w:tc>
        <w:tc>
          <w:tcPr>
            <w:tcBorders>
              <w:top w:color="cccccc" w:space="0" w:sz="7" w:val="single"/>
              <w:left w:color="cccccc" w:space="0" w:sz="7" w:val="single"/>
              <w:bottom w:color="cccccc" w:space="0" w:sz="7" w:val="single"/>
              <w:right w:color="cccccc" w:space="0" w:sz="7" w:val="single"/>
            </w:tcBorders>
            <w:shd w:fill="0b5394" w:val="clear"/>
            <w:tcMar>
              <w:top w:w="40.0" w:type="dxa"/>
              <w:left w:w="0.0" w:type="dxa"/>
              <w:bottom w:w="40.0" w:type="dxa"/>
              <w:right w:w="0.0" w:type="dxa"/>
            </w:tcMar>
            <w:vAlign w:val="bottom"/>
          </w:tcPr>
          <w:p w:rsidR="00000000" w:rsidDel="00000000" w:rsidP="00000000" w:rsidRDefault="00000000" w:rsidRPr="00000000" w14:paraId="000003A1">
            <w:pPr>
              <w:pageBreakBefore w:val="0"/>
              <w:widowControl w:val="0"/>
              <w:ind w:left="360" w:hanging="180"/>
              <w:rPr>
                <w:b w:val="1"/>
                <w:color w:val="ffffff"/>
              </w:rPr>
            </w:pPr>
            <w:r w:rsidDel="00000000" w:rsidR="00000000" w:rsidRPr="00000000">
              <w:rPr>
                <w:b w:val="1"/>
                <w:color w:val="ffffff"/>
                <w:rtl w:val="0"/>
              </w:rPr>
              <w:t xml:space="preserve">Definition</w:t>
            </w:r>
          </w:p>
        </w:tc>
      </w:tr>
      <w:tr>
        <w:trPr>
          <w:cantSplit w:val="0"/>
          <w:trHeight w:val="1695" w:hRule="atLeast"/>
          <w:tblHeader w:val="0"/>
        </w:trPr>
        <w:tc>
          <w:tcPr>
            <w:tcBorders>
              <w:top w:color="cccccc" w:space="0" w:sz="7" w:val="single"/>
              <w:left w:color="ccccc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3A2">
            <w:pPr>
              <w:pageBreakBefore w:val="0"/>
              <w:widowControl w:val="0"/>
              <w:jc w:val="right"/>
              <w:rPr/>
            </w:pPr>
            <w:r w:rsidDel="00000000" w:rsidR="00000000" w:rsidRPr="00000000">
              <w:rPr>
                <w:rtl w:val="0"/>
              </w:rPr>
              <w:t xml:space="preserve">1</w:t>
            </w:r>
          </w:p>
        </w:tc>
        <w:tc>
          <w:tcPr>
            <w:tcBorders>
              <w:top w:color="cccccc" w:space="0" w:sz="7" w:val="single"/>
              <w:left w:color="ccccc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3A3">
            <w:pPr>
              <w:pageBreakBefore w:val="0"/>
              <w:widowControl w:val="0"/>
              <w:numPr>
                <w:ilvl w:val="0"/>
                <w:numId w:val="21"/>
              </w:numPr>
              <w:ind w:left="720" w:hanging="360"/>
              <w:rPr/>
            </w:pPr>
            <w:r w:rsidDel="00000000" w:rsidR="00000000" w:rsidRPr="00000000">
              <w:rPr>
                <w:rtl w:val="0"/>
              </w:rPr>
              <w:t xml:space="preserve">QA/Testing is a siloed function. There is no collaboration between developers and QAs. QAs are involved very late in the cycle.</w:t>
            </w:r>
          </w:p>
          <w:p w:rsidR="00000000" w:rsidDel="00000000" w:rsidP="00000000" w:rsidRDefault="00000000" w:rsidRPr="00000000" w14:paraId="000003A4">
            <w:pPr>
              <w:pageBreakBefore w:val="0"/>
              <w:widowControl w:val="0"/>
              <w:numPr>
                <w:ilvl w:val="0"/>
                <w:numId w:val="21"/>
              </w:numPr>
              <w:ind w:left="720" w:hanging="360"/>
              <w:rPr/>
            </w:pPr>
            <w:r w:rsidDel="00000000" w:rsidR="00000000" w:rsidRPr="00000000">
              <w:rPr>
                <w:rtl w:val="0"/>
              </w:rPr>
              <w:t xml:space="preserve">Defect leakage is high. Defects are not caught early in the cycle. Too many defects are found in production.</w:t>
            </w:r>
          </w:p>
          <w:p w:rsidR="00000000" w:rsidDel="00000000" w:rsidP="00000000" w:rsidRDefault="00000000" w:rsidRPr="00000000" w14:paraId="000003A5">
            <w:pPr>
              <w:pageBreakBefore w:val="0"/>
              <w:widowControl w:val="0"/>
              <w:numPr>
                <w:ilvl w:val="0"/>
                <w:numId w:val="21"/>
              </w:numPr>
              <w:ind w:left="720" w:hanging="360"/>
              <w:rPr/>
            </w:pPr>
            <w:r w:rsidDel="00000000" w:rsidR="00000000" w:rsidRPr="00000000">
              <w:rPr>
                <w:rtl w:val="0"/>
              </w:rPr>
              <w:t xml:space="preserve">There are no automated tests in place.</w:t>
            </w:r>
          </w:p>
          <w:p w:rsidR="00000000" w:rsidDel="00000000" w:rsidP="00000000" w:rsidRDefault="00000000" w:rsidRPr="00000000" w14:paraId="000003A6">
            <w:pPr>
              <w:pageBreakBefore w:val="0"/>
              <w:widowControl w:val="0"/>
              <w:numPr>
                <w:ilvl w:val="0"/>
                <w:numId w:val="21"/>
              </w:numPr>
              <w:ind w:left="720" w:hanging="360"/>
              <w:rPr/>
            </w:pPr>
            <w:r w:rsidDel="00000000" w:rsidR="00000000" w:rsidRPr="00000000">
              <w:rPr>
                <w:rtl w:val="0"/>
              </w:rPr>
              <w:t xml:space="preserve">Regression plan is not present, and testing is only ad-hoc.</w:t>
            </w:r>
          </w:p>
          <w:p w:rsidR="00000000" w:rsidDel="00000000" w:rsidP="00000000" w:rsidRDefault="00000000" w:rsidRPr="00000000" w14:paraId="000003A7">
            <w:pPr>
              <w:pageBreakBefore w:val="0"/>
              <w:widowControl w:val="0"/>
              <w:numPr>
                <w:ilvl w:val="0"/>
                <w:numId w:val="21"/>
              </w:numPr>
              <w:ind w:left="720" w:hanging="360"/>
              <w:rPr/>
            </w:pPr>
            <w:r w:rsidDel="00000000" w:rsidR="00000000" w:rsidRPr="00000000">
              <w:rPr>
                <w:rtl w:val="0"/>
              </w:rPr>
              <w:t xml:space="preserve">No active test strategy is present</w:t>
            </w:r>
          </w:p>
        </w:tc>
      </w:tr>
      <w:tr>
        <w:trPr>
          <w:cantSplit w:val="0"/>
          <w:trHeight w:val="2190" w:hRule="atLeast"/>
          <w:tblHeader w:val="0"/>
        </w:trPr>
        <w:tc>
          <w:tcPr>
            <w:tcBorders>
              <w:top w:color="cccccc" w:space="0" w:sz="7" w:val="single"/>
              <w:left w:color="ccccc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3A8">
            <w:pPr>
              <w:pageBreakBefore w:val="0"/>
              <w:widowControl w:val="0"/>
              <w:jc w:val="right"/>
              <w:rPr/>
            </w:pPr>
            <w:r w:rsidDel="00000000" w:rsidR="00000000" w:rsidRPr="00000000">
              <w:rPr>
                <w:rtl w:val="0"/>
              </w:rPr>
              <w:t xml:space="preserve">2</w:t>
            </w:r>
          </w:p>
        </w:tc>
        <w:tc>
          <w:tcPr>
            <w:tcBorders>
              <w:top w:color="cccccc" w:space="0" w:sz="7" w:val="single"/>
              <w:left w:color="ccccc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3A9">
            <w:pPr>
              <w:pageBreakBefore w:val="0"/>
              <w:widowControl w:val="0"/>
              <w:numPr>
                <w:ilvl w:val="0"/>
                <w:numId w:val="31"/>
              </w:numPr>
              <w:ind w:left="720" w:hanging="360"/>
              <w:rPr/>
            </w:pPr>
            <w:r w:rsidDel="00000000" w:rsidR="00000000" w:rsidRPr="00000000">
              <w:rPr>
                <w:rtl w:val="0"/>
              </w:rPr>
              <w:t xml:space="preserve">Testing is a siloed function, however there is minimal collaboration between developers and QAs. QAs are involved much later in the development cycle.</w:t>
            </w:r>
          </w:p>
          <w:p w:rsidR="00000000" w:rsidDel="00000000" w:rsidP="00000000" w:rsidRDefault="00000000" w:rsidRPr="00000000" w14:paraId="000003AA">
            <w:pPr>
              <w:pageBreakBefore w:val="0"/>
              <w:widowControl w:val="0"/>
              <w:numPr>
                <w:ilvl w:val="0"/>
                <w:numId w:val="31"/>
              </w:numPr>
              <w:ind w:left="720" w:hanging="360"/>
              <w:rPr/>
            </w:pPr>
            <w:r w:rsidDel="00000000" w:rsidR="00000000" w:rsidRPr="00000000">
              <w:rPr>
                <w:rtl w:val="0"/>
              </w:rPr>
              <w:t xml:space="preserve">Regression test plan is not complete, and execution is only manual. Regression testing takes a long time.</w:t>
            </w:r>
          </w:p>
          <w:p w:rsidR="00000000" w:rsidDel="00000000" w:rsidP="00000000" w:rsidRDefault="00000000" w:rsidRPr="00000000" w14:paraId="000003AB">
            <w:pPr>
              <w:pageBreakBefore w:val="0"/>
              <w:widowControl w:val="0"/>
              <w:numPr>
                <w:ilvl w:val="0"/>
                <w:numId w:val="31"/>
              </w:numPr>
              <w:ind w:left="720" w:hanging="360"/>
              <w:rPr/>
            </w:pPr>
            <w:r w:rsidDel="00000000" w:rsidR="00000000" w:rsidRPr="00000000">
              <w:rPr>
                <w:rtl w:val="0"/>
              </w:rPr>
              <w:t xml:space="preserve">Test data isn't complete and accurate. Test data doesn't represent all production scenarios</w:t>
            </w:r>
          </w:p>
          <w:p w:rsidR="00000000" w:rsidDel="00000000" w:rsidP="00000000" w:rsidRDefault="00000000" w:rsidRPr="00000000" w14:paraId="000003AC">
            <w:pPr>
              <w:pageBreakBefore w:val="0"/>
              <w:widowControl w:val="0"/>
              <w:numPr>
                <w:ilvl w:val="0"/>
                <w:numId w:val="31"/>
              </w:numPr>
              <w:ind w:left="720" w:hanging="360"/>
              <w:rPr/>
            </w:pPr>
            <w:r w:rsidDel="00000000" w:rsidR="00000000" w:rsidRPr="00000000">
              <w:rPr>
                <w:rtl w:val="0"/>
              </w:rPr>
              <w:t xml:space="preserve">Fewer automated tests and test suite is unreliable</w:t>
            </w:r>
          </w:p>
          <w:p w:rsidR="00000000" w:rsidDel="00000000" w:rsidP="00000000" w:rsidRDefault="00000000" w:rsidRPr="00000000" w14:paraId="000003AD">
            <w:pPr>
              <w:pageBreakBefore w:val="0"/>
              <w:widowControl w:val="0"/>
              <w:numPr>
                <w:ilvl w:val="0"/>
                <w:numId w:val="31"/>
              </w:numPr>
              <w:ind w:left="720" w:hanging="360"/>
              <w:rPr/>
            </w:pPr>
            <w:r w:rsidDel="00000000" w:rsidR="00000000" w:rsidRPr="00000000">
              <w:rPr>
                <w:rtl w:val="0"/>
              </w:rPr>
              <w:t xml:space="preserve">Tests are run locally only by a few members of the team.</w:t>
            </w:r>
          </w:p>
          <w:p w:rsidR="00000000" w:rsidDel="00000000" w:rsidP="00000000" w:rsidRDefault="00000000" w:rsidRPr="00000000" w14:paraId="000003AE">
            <w:pPr>
              <w:pageBreakBefore w:val="0"/>
              <w:widowControl w:val="0"/>
              <w:numPr>
                <w:ilvl w:val="0"/>
                <w:numId w:val="31"/>
              </w:numPr>
              <w:ind w:left="720" w:hanging="360"/>
              <w:rPr/>
            </w:pPr>
            <w:r w:rsidDel="00000000" w:rsidR="00000000" w:rsidRPr="00000000">
              <w:rPr>
                <w:rtl w:val="0"/>
              </w:rPr>
              <w:t xml:space="preserve">Feedback cycle is long and broken</w:t>
            </w:r>
          </w:p>
          <w:p w:rsidR="00000000" w:rsidDel="00000000" w:rsidP="00000000" w:rsidRDefault="00000000" w:rsidRPr="00000000" w14:paraId="000003AF">
            <w:pPr>
              <w:pageBreakBefore w:val="0"/>
              <w:widowControl w:val="0"/>
              <w:numPr>
                <w:ilvl w:val="0"/>
                <w:numId w:val="31"/>
              </w:numPr>
              <w:ind w:left="720" w:hanging="360"/>
              <w:rPr/>
            </w:pPr>
            <w:r w:rsidDel="00000000" w:rsidR="00000000" w:rsidRPr="00000000">
              <w:rPr>
                <w:rtl w:val="0"/>
              </w:rPr>
              <w:t xml:space="preserve">Frequent production defects</w:t>
            </w:r>
          </w:p>
        </w:tc>
      </w:tr>
      <w:tr>
        <w:trPr>
          <w:cantSplit w:val="0"/>
          <w:trHeight w:val="2190" w:hRule="atLeast"/>
          <w:tblHeader w:val="0"/>
        </w:trPr>
        <w:tc>
          <w:tcPr>
            <w:tcBorders>
              <w:top w:color="cccccc" w:space="0" w:sz="7" w:val="single"/>
              <w:left w:color="ccccc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3B0">
            <w:pPr>
              <w:pageBreakBefore w:val="0"/>
              <w:widowControl w:val="0"/>
              <w:jc w:val="right"/>
              <w:rPr/>
            </w:pPr>
            <w:r w:rsidDel="00000000" w:rsidR="00000000" w:rsidRPr="00000000">
              <w:rPr>
                <w:rtl w:val="0"/>
              </w:rPr>
              <w:t xml:space="preserve">3</w:t>
            </w:r>
          </w:p>
        </w:tc>
        <w:tc>
          <w:tcPr>
            <w:tcBorders>
              <w:top w:color="cccccc" w:space="0" w:sz="7" w:val="single"/>
              <w:left w:color="ccccc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3B1">
            <w:pPr>
              <w:pageBreakBefore w:val="0"/>
              <w:widowControl w:val="0"/>
              <w:numPr>
                <w:ilvl w:val="0"/>
                <w:numId w:val="2"/>
              </w:numPr>
              <w:ind w:left="720" w:hanging="360"/>
              <w:rPr/>
            </w:pPr>
            <w:r w:rsidDel="00000000" w:rsidR="00000000" w:rsidRPr="00000000">
              <w:rPr>
                <w:rtl w:val="0"/>
              </w:rPr>
              <w:t xml:space="preserve">There is good collaboration between QAs and developers</w:t>
            </w:r>
          </w:p>
          <w:p w:rsidR="00000000" w:rsidDel="00000000" w:rsidP="00000000" w:rsidRDefault="00000000" w:rsidRPr="00000000" w14:paraId="000003B2">
            <w:pPr>
              <w:pageBreakBefore w:val="0"/>
              <w:widowControl w:val="0"/>
              <w:numPr>
                <w:ilvl w:val="0"/>
                <w:numId w:val="2"/>
              </w:numPr>
              <w:ind w:left="720" w:hanging="360"/>
              <w:rPr/>
            </w:pPr>
            <w:r w:rsidDel="00000000" w:rsidR="00000000" w:rsidRPr="00000000">
              <w:rPr>
                <w:rtl w:val="0"/>
              </w:rPr>
              <w:t xml:space="preserve">Tests are covered in various layers but not aligned with test pyramid</w:t>
            </w:r>
          </w:p>
          <w:p w:rsidR="00000000" w:rsidDel="00000000" w:rsidP="00000000" w:rsidRDefault="00000000" w:rsidRPr="00000000" w14:paraId="000003B3">
            <w:pPr>
              <w:pageBreakBefore w:val="0"/>
              <w:widowControl w:val="0"/>
              <w:numPr>
                <w:ilvl w:val="0"/>
                <w:numId w:val="2"/>
              </w:numPr>
              <w:ind w:left="720" w:hanging="360"/>
              <w:rPr/>
            </w:pPr>
            <w:r w:rsidDel="00000000" w:rsidR="00000000" w:rsidRPr="00000000">
              <w:rPr>
                <w:rtl w:val="0"/>
              </w:rPr>
              <w:t xml:space="preserve">Feedback cycles are long and needs improvements</w:t>
            </w:r>
          </w:p>
          <w:p w:rsidR="00000000" w:rsidDel="00000000" w:rsidP="00000000" w:rsidRDefault="00000000" w:rsidRPr="00000000" w14:paraId="000003B4">
            <w:pPr>
              <w:pageBreakBefore w:val="0"/>
              <w:widowControl w:val="0"/>
              <w:numPr>
                <w:ilvl w:val="0"/>
                <w:numId w:val="2"/>
              </w:numPr>
              <w:ind w:left="720" w:hanging="360"/>
              <w:rPr/>
            </w:pPr>
            <w:r w:rsidDel="00000000" w:rsidR="00000000" w:rsidRPr="00000000">
              <w:rPr>
                <w:rtl w:val="0"/>
              </w:rPr>
              <w:t xml:space="preserve">Parts of the test suite is integrated with CI</w:t>
            </w:r>
          </w:p>
          <w:p w:rsidR="00000000" w:rsidDel="00000000" w:rsidP="00000000" w:rsidRDefault="00000000" w:rsidRPr="00000000" w14:paraId="000003B5">
            <w:pPr>
              <w:pageBreakBefore w:val="0"/>
              <w:widowControl w:val="0"/>
              <w:numPr>
                <w:ilvl w:val="0"/>
                <w:numId w:val="2"/>
              </w:numPr>
              <w:ind w:left="720" w:hanging="360"/>
              <w:rPr/>
            </w:pPr>
            <w:r w:rsidDel="00000000" w:rsidR="00000000" w:rsidRPr="00000000">
              <w:rPr>
                <w:rtl w:val="0"/>
              </w:rPr>
              <w:t xml:space="preserve">Parts of the test suite is unreliable</w:t>
            </w:r>
          </w:p>
          <w:p w:rsidR="00000000" w:rsidDel="00000000" w:rsidP="00000000" w:rsidRDefault="00000000" w:rsidRPr="00000000" w14:paraId="000003B6">
            <w:pPr>
              <w:pageBreakBefore w:val="0"/>
              <w:widowControl w:val="0"/>
              <w:numPr>
                <w:ilvl w:val="0"/>
                <w:numId w:val="2"/>
              </w:numPr>
              <w:ind w:left="720" w:hanging="360"/>
              <w:rPr/>
            </w:pPr>
            <w:r w:rsidDel="00000000" w:rsidR="00000000" w:rsidRPr="00000000">
              <w:rPr>
                <w:rtl w:val="0"/>
              </w:rPr>
              <w:t xml:space="preserve">Regression test plan is documented, may not be exhaustive</w:t>
            </w:r>
          </w:p>
          <w:p w:rsidR="00000000" w:rsidDel="00000000" w:rsidP="00000000" w:rsidRDefault="00000000" w:rsidRPr="00000000" w14:paraId="000003B7">
            <w:pPr>
              <w:pageBreakBefore w:val="0"/>
              <w:widowControl w:val="0"/>
              <w:numPr>
                <w:ilvl w:val="0"/>
                <w:numId w:val="2"/>
              </w:numPr>
              <w:ind w:left="720" w:hanging="360"/>
              <w:rPr/>
            </w:pPr>
            <w:r w:rsidDel="00000000" w:rsidR="00000000" w:rsidRPr="00000000">
              <w:rPr>
                <w:rtl w:val="0"/>
              </w:rPr>
              <w:t xml:space="preserve">Regression testing is partially automated. Good amount of manual testing effort is required before go live</w:t>
            </w:r>
          </w:p>
        </w:tc>
      </w:tr>
      <w:tr>
        <w:trPr>
          <w:cantSplit w:val="0"/>
          <w:trHeight w:val="1200" w:hRule="atLeast"/>
          <w:tblHeader w:val="0"/>
        </w:trPr>
        <w:tc>
          <w:tcPr>
            <w:tcBorders>
              <w:top w:color="cccccc" w:space="0" w:sz="7" w:val="single"/>
              <w:left w:color="ccccc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3B8">
            <w:pPr>
              <w:pageBreakBefore w:val="0"/>
              <w:widowControl w:val="0"/>
              <w:jc w:val="right"/>
              <w:rPr/>
            </w:pPr>
            <w:r w:rsidDel="00000000" w:rsidR="00000000" w:rsidRPr="00000000">
              <w:rPr>
                <w:rtl w:val="0"/>
              </w:rPr>
              <w:t xml:space="preserve">4</w:t>
            </w:r>
          </w:p>
        </w:tc>
        <w:tc>
          <w:tcPr>
            <w:tcBorders>
              <w:top w:color="cccccc" w:space="0" w:sz="7" w:val="single"/>
              <w:left w:color="ccccc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3B9">
            <w:pPr>
              <w:pageBreakBefore w:val="0"/>
              <w:widowControl w:val="1"/>
              <w:numPr>
                <w:ilvl w:val="0"/>
                <w:numId w:val="11"/>
              </w:numPr>
              <w:ind w:left="720" w:hanging="360"/>
              <w:rPr/>
            </w:pPr>
            <w:r w:rsidDel="00000000" w:rsidR="00000000" w:rsidRPr="00000000">
              <w:rPr>
                <w:rtl w:val="0"/>
              </w:rPr>
              <w:t xml:space="preserve">QAs and Developers are part of the same team, and have common goals</w:t>
            </w:r>
          </w:p>
          <w:p w:rsidR="00000000" w:rsidDel="00000000" w:rsidP="00000000" w:rsidRDefault="00000000" w:rsidRPr="00000000" w14:paraId="000003BA">
            <w:pPr>
              <w:pageBreakBefore w:val="0"/>
              <w:widowControl w:val="0"/>
              <w:numPr>
                <w:ilvl w:val="0"/>
                <w:numId w:val="11"/>
              </w:numPr>
              <w:ind w:left="720" w:hanging="360"/>
              <w:rPr/>
            </w:pPr>
            <w:r w:rsidDel="00000000" w:rsidR="00000000" w:rsidRPr="00000000">
              <w:rPr>
                <w:rtl w:val="0"/>
              </w:rPr>
              <w:t xml:space="preserve">Automated test suite is aligned to test pyramid, with minimal exceptions</w:t>
            </w:r>
          </w:p>
          <w:p w:rsidR="00000000" w:rsidDel="00000000" w:rsidP="00000000" w:rsidRDefault="00000000" w:rsidRPr="00000000" w14:paraId="000003BB">
            <w:pPr>
              <w:pageBreakBefore w:val="0"/>
              <w:widowControl w:val="0"/>
              <w:numPr>
                <w:ilvl w:val="0"/>
                <w:numId w:val="11"/>
              </w:numPr>
              <w:ind w:left="720" w:hanging="360"/>
              <w:rPr/>
            </w:pPr>
            <w:r w:rsidDel="00000000" w:rsidR="00000000" w:rsidRPr="00000000">
              <w:rPr>
                <w:rtl w:val="0"/>
              </w:rPr>
              <w:t xml:space="preserve">All tests are integrated with CI</w:t>
            </w:r>
          </w:p>
          <w:p w:rsidR="00000000" w:rsidDel="00000000" w:rsidP="00000000" w:rsidRDefault="00000000" w:rsidRPr="00000000" w14:paraId="000003BC">
            <w:pPr>
              <w:pageBreakBefore w:val="0"/>
              <w:widowControl w:val="0"/>
              <w:numPr>
                <w:ilvl w:val="0"/>
                <w:numId w:val="11"/>
              </w:numPr>
              <w:ind w:left="720" w:hanging="360"/>
              <w:rPr/>
            </w:pPr>
            <w:r w:rsidDel="00000000" w:rsidR="00000000" w:rsidRPr="00000000">
              <w:rPr>
                <w:rtl w:val="0"/>
              </w:rPr>
              <w:t xml:space="preserve">Feedback is fast, in most cases</w:t>
            </w:r>
          </w:p>
          <w:p w:rsidR="00000000" w:rsidDel="00000000" w:rsidP="00000000" w:rsidRDefault="00000000" w:rsidRPr="00000000" w14:paraId="000003BD">
            <w:pPr>
              <w:pageBreakBefore w:val="0"/>
              <w:widowControl w:val="0"/>
              <w:numPr>
                <w:ilvl w:val="0"/>
                <w:numId w:val="11"/>
              </w:numPr>
              <w:ind w:left="720" w:hanging="360"/>
              <w:rPr/>
            </w:pPr>
            <w:r w:rsidDel="00000000" w:rsidR="00000000" w:rsidRPr="00000000">
              <w:rPr>
                <w:rtl w:val="0"/>
              </w:rPr>
              <w:t xml:space="preserve">Minimal production defects</w:t>
            </w:r>
          </w:p>
          <w:p w:rsidR="00000000" w:rsidDel="00000000" w:rsidP="00000000" w:rsidRDefault="00000000" w:rsidRPr="00000000" w14:paraId="000003BE">
            <w:pPr>
              <w:pageBreakBefore w:val="0"/>
              <w:widowControl w:val="0"/>
              <w:numPr>
                <w:ilvl w:val="0"/>
                <w:numId w:val="11"/>
              </w:numPr>
              <w:ind w:left="720" w:hanging="360"/>
              <w:rPr/>
            </w:pPr>
            <w:r w:rsidDel="00000000" w:rsidR="00000000" w:rsidRPr="00000000">
              <w:rPr>
                <w:rtl w:val="0"/>
              </w:rPr>
              <w:t xml:space="preserve">Manual regression effort is significantly lower</w:t>
            </w:r>
          </w:p>
        </w:tc>
      </w:tr>
      <w:tr>
        <w:trPr>
          <w:cantSplit w:val="0"/>
          <w:trHeight w:val="2310" w:hRule="atLeast"/>
          <w:tblHeader w:val="0"/>
        </w:trPr>
        <w:tc>
          <w:tcPr>
            <w:tcBorders>
              <w:top w:color="cccccc" w:space="0" w:sz="7" w:val="single"/>
              <w:left w:color="ccccc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3BF">
            <w:pPr>
              <w:pageBreakBefore w:val="0"/>
              <w:widowControl w:val="0"/>
              <w:jc w:val="right"/>
              <w:rPr/>
            </w:pPr>
            <w:r w:rsidDel="00000000" w:rsidR="00000000" w:rsidRPr="00000000">
              <w:rPr>
                <w:rtl w:val="0"/>
              </w:rPr>
              <w:t xml:space="preserve">5</w:t>
            </w:r>
          </w:p>
        </w:tc>
        <w:tc>
          <w:tcPr>
            <w:tcBorders>
              <w:top w:color="cccccc" w:space="0" w:sz="7" w:val="single"/>
              <w:left w:color="ccccc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3C0">
            <w:pPr>
              <w:pageBreakBefore w:val="0"/>
              <w:widowControl w:val="0"/>
              <w:numPr>
                <w:ilvl w:val="0"/>
                <w:numId w:val="6"/>
              </w:numPr>
              <w:ind w:left="720" w:hanging="360"/>
              <w:rPr/>
            </w:pPr>
            <w:r w:rsidDel="00000000" w:rsidR="00000000" w:rsidRPr="00000000">
              <w:rPr>
                <w:rtl w:val="0"/>
              </w:rPr>
              <w:t xml:space="preserve">QAs and Developers are part of the same cross functional team</w:t>
            </w:r>
          </w:p>
          <w:p w:rsidR="00000000" w:rsidDel="00000000" w:rsidP="00000000" w:rsidRDefault="00000000" w:rsidRPr="00000000" w14:paraId="000003C1">
            <w:pPr>
              <w:pageBreakBefore w:val="0"/>
              <w:widowControl w:val="0"/>
              <w:numPr>
                <w:ilvl w:val="0"/>
                <w:numId w:val="6"/>
              </w:numPr>
              <w:ind w:left="720" w:hanging="360"/>
              <w:rPr/>
            </w:pPr>
            <w:r w:rsidDel="00000000" w:rsidR="00000000" w:rsidRPr="00000000">
              <w:rPr>
                <w:rtl w:val="0"/>
              </w:rPr>
              <w:t xml:space="preserve">Automated tests are aligned with test pyramid</w:t>
            </w:r>
          </w:p>
          <w:p w:rsidR="00000000" w:rsidDel="00000000" w:rsidP="00000000" w:rsidRDefault="00000000" w:rsidRPr="00000000" w14:paraId="000003C2">
            <w:pPr>
              <w:pageBreakBefore w:val="0"/>
              <w:widowControl w:val="0"/>
              <w:numPr>
                <w:ilvl w:val="0"/>
                <w:numId w:val="6"/>
              </w:numPr>
              <w:ind w:left="720" w:hanging="360"/>
              <w:rPr/>
            </w:pPr>
            <w:r w:rsidDel="00000000" w:rsidR="00000000" w:rsidRPr="00000000">
              <w:rPr>
                <w:rtl w:val="0"/>
              </w:rPr>
              <w:t xml:space="preserve">Majority of the tests are automated, and tests are robust and stable</w:t>
            </w:r>
          </w:p>
          <w:p w:rsidR="00000000" w:rsidDel="00000000" w:rsidP="00000000" w:rsidRDefault="00000000" w:rsidRPr="00000000" w14:paraId="000003C3">
            <w:pPr>
              <w:pageBreakBefore w:val="0"/>
              <w:widowControl w:val="0"/>
              <w:numPr>
                <w:ilvl w:val="0"/>
                <w:numId w:val="6"/>
              </w:numPr>
              <w:ind w:left="720" w:hanging="360"/>
              <w:rPr/>
            </w:pPr>
            <w:r w:rsidDel="00000000" w:rsidR="00000000" w:rsidRPr="00000000">
              <w:rPr>
                <w:rtl w:val="0"/>
              </w:rPr>
              <w:t xml:space="preserve">Tests are run automatically after every code check-in</w:t>
            </w:r>
          </w:p>
          <w:p w:rsidR="00000000" w:rsidDel="00000000" w:rsidP="00000000" w:rsidRDefault="00000000" w:rsidRPr="00000000" w14:paraId="000003C4">
            <w:pPr>
              <w:pageBreakBefore w:val="0"/>
              <w:widowControl w:val="0"/>
              <w:numPr>
                <w:ilvl w:val="0"/>
                <w:numId w:val="6"/>
              </w:numPr>
              <w:ind w:left="720" w:hanging="360"/>
              <w:rPr/>
            </w:pPr>
            <w:r w:rsidDel="00000000" w:rsidR="00000000" w:rsidRPr="00000000">
              <w:rPr>
                <w:rtl w:val="0"/>
              </w:rPr>
              <w:t xml:space="preserve">Build failure is a team concern, and is fixed by the engineers who break the build</w:t>
            </w:r>
          </w:p>
          <w:p w:rsidR="00000000" w:rsidDel="00000000" w:rsidP="00000000" w:rsidRDefault="00000000" w:rsidRPr="00000000" w14:paraId="000003C5">
            <w:pPr>
              <w:pageBreakBefore w:val="0"/>
              <w:widowControl w:val="0"/>
              <w:numPr>
                <w:ilvl w:val="0"/>
                <w:numId w:val="6"/>
              </w:numPr>
              <w:ind w:left="720" w:hanging="360"/>
              <w:rPr/>
            </w:pPr>
            <w:r w:rsidDel="00000000" w:rsidR="00000000" w:rsidRPr="00000000">
              <w:rPr>
                <w:rtl w:val="0"/>
              </w:rPr>
              <w:t xml:space="preserve">Manual testing is limited to very few regression cases and exploratory testing</w:t>
            </w:r>
          </w:p>
          <w:p w:rsidR="00000000" w:rsidDel="00000000" w:rsidP="00000000" w:rsidRDefault="00000000" w:rsidRPr="00000000" w14:paraId="000003C6">
            <w:pPr>
              <w:pageBreakBefore w:val="0"/>
              <w:widowControl w:val="0"/>
              <w:numPr>
                <w:ilvl w:val="0"/>
                <w:numId w:val="6"/>
              </w:numPr>
              <w:ind w:left="720" w:hanging="360"/>
              <w:rPr/>
            </w:pPr>
            <w:r w:rsidDel="00000000" w:rsidR="00000000" w:rsidRPr="00000000">
              <w:rPr>
                <w:rtl w:val="0"/>
              </w:rPr>
              <w:t xml:space="preserve">Standards like no-redbuild check-in, pre-commit hooks are implemented</w:t>
            </w:r>
          </w:p>
        </w:tc>
      </w:tr>
    </w:tbl>
    <w:p w:rsidR="00000000" w:rsidDel="00000000" w:rsidP="00000000" w:rsidRDefault="00000000" w:rsidRPr="00000000" w14:paraId="000003C7">
      <w:pPr>
        <w:pageBreakBefore w:val="0"/>
        <w:rPr/>
      </w:pPr>
      <w:r w:rsidDel="00000000" w:rsidR="00000000" w:rsidRPr="00000000">
        <w:rPr>
          <w:rtl w:val="0"/>
        </w:rPr>
      </w:r>
    </w:p>
    <w:p w:rsidR="00000000" w:rsidDel="00000000" w:rsidP="00000000" w:rsidRDefault="00000000" w:rsidRPr="00000000" w14:paraId="000003C8">
      <w:pPr>
        <w:pageBreakBefore w:val="0"/>
        <w:rPr>
          <w:sz w:val="24"/>
          <w:szCs w:val="24"/>
        </w:rPr>
      </w:pPr>
      <w:r w:rsidDel="00000000" w:rsidR="00000000" w:rsidRPr="00000000">
        <w:rPr>
          <w:rtl w:val="0"/>
        </w:rPr>
      </w:r>
    </w:p>
    <w:p w:rsidR="00000000" w:rsidDel="00000000" w:rsidP="00000000" w:rsidRDefault="00000000" w:rsidRPr="00000000" w14:paraId="000003C9">
      <w:pPr>
        <w:pageBreakBefore w:val="0"/>
        <w:rPr>
          <w:sz w:val="24"/>
          <w:szCs w:val="24"/>
        </w:rPr>
      </w:pPr>
      <w:r w:rsidDel="00000000" w:rsidR="00000000" w:rsidRPr="00000000">
        <w:rPr>
          <w:rtl w:val="0"/>
        </w:rPr>
      </w:r>
    </w:p>
    <w:p w:rsidR="00000000" w:rsidDel="00000000" w:rsidP="00000000" w:rsidRDefault="00000000" w:rsidRPr="00000000" w14:paraId="000003CA">
      <w:pPr>
        <w:pageBreakBefore w:val="0"/>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3CB">
      <w:pPr>
        <w:pStyle w:val="Heading3"/>
        <w:pageBreakBefore w:val="0"/>
        <w:rPr>
          <w:b w:val="1"/>
        </w:rPr>
      </w:pPr>
      <w:bookmarkStart w:colFirst="0" w:colLast="0" w:name="_4k668n3" w:id="67"/>
      <w:bookmarkEnd w:id="67"/>
      <w:r w:rsidDel="00000000" w:rsidR="00000000" w:rsidRPr="00000000">
        <w:rPr>
          <w:b w:val="1"/>
          <w:rtl w:val="0"/>
        </w:rPr>
        <w:t xml:space="preserve">Security</w:t>
      </w:r>
    </w:p>
    <w:p w:rsidR="00000000" w:rsidDel="00000000" w:rsidP="00000000" w:rsidRDefault="00000000" w:rsidRPr="00000000" w14:paraId="000003CC">
      <w:pPr>
        <w:pageBreakBefore w:val="0"/>
        <w:rPr>
          <w:sz w:val="16"/>
          <w:szCs w:val="16"/>
        </w:rPr>
      </w:pPr>
      <w:r w:rsidDel="00000000" w:rsidR="00000000" w:rsidRPr="00000000">
        <w:rPr>
          <w:rtl w:val="0"/>
        </w:rPr>
      </w:r>
    </w:p>
    <w:tbl>
      <w:tblPr>
        <w:tblStyle w:val="Table11"/>
        <w:tblW w:w="10440.0" w:type="dxa"/>
        <w:jc w:val="left"/>
        <w:tblInd w:w="1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85"/>
        <w:gridCol w:w="9555"/>
        <w:tblGridChange w:id="0">
          <w:tblGrid>
            <w:gridCol w:w="885"/>
            <w:gridCol w:w="9555"/>
          </w:tblGrid>
        </w:tblGridChange>
      </w:tblGrid>
      <w:tr>
        <w:trPr>
          <w:cantSplit w:val="0"/>
          <w:trHeight w:val="405" w:hRule="atLeast"/>
          <w:tblHeader w:val="0"/>
        </w:trPr>
        <w:tc>
          <w:tcPr>
            <w:tcBorders>
              <w:top w:color="cccccc" w:space="0" w:sz="7" w:val="single"/>
              <w:left w:color="cccccc" w:space="0" w:sz="7" w:val="single"/>
              <w:bottom w:color="cccccc" w:space="0" w:sz="7" w:val="single"/>
              <w:right w:color="cccccc" w:space="0" w:sz="7" w:val="single"/>
            </w:tcBorders>
            <w:shd w:fill="0b5394" w:val="clear"/>
            <w:tcMar>
              <w:top w:w="40.0" w:type="dxa"/>
              <w:left w:w="40.0" w:type="dxa"/>
              <w:bottom w:w="40.0" w:type="dxa"/>
              <w:right w:w="40.0" w:type="dxa"/>
            </w:tcMar>
            <w:vAlign w:val="bottom"/>
          </w:tcPr>
          <w:p w:rsidR="00000000" w:rsidDel="00000000" w:rsidP="00000000" w:rsidRDefault="00000000" w:rsidRPr="00000000" w14:paraId="000003CD">
            <w:pPr>
              <w:pageBreakBefore w:val="0"/>
              <w:widowControl w:val="0"/>
              <w:ind w:left="90" w:firstLine="0"/>
              <w:rPr>
                <w:b w:val="1"/>
                <w:color w:val="ffffff"/>
              </w:rPr>
            </w:pPr>
            <w:r w:rsidDel="00000000" w:rsidR="00000000" w:rsidRPr="00000000">
              <w:rPr>
                <w:b w:val="1"/>
                <w:color w:val="ffffff"/>
                <w:rtl w:val="0"/>
              </w:rPr>
              <w:t xml:space="preserve">Score</w:t>
            </w:r>
          </w:p>
        </w:tc>
        <w:tc>
          <w:tcPr>
            <w:tcBorders>
              <w:top w:color="cccccc" w:space="0" w:sz="7" w:val="single"/>
              <w:left w:color="cccccc" w:space="0" w:sz="7" w:val="single"/>
              <w:bottom w:color="cccccc" w:space="0" w:sz="7" w:val="single"/>
              <w:right w:color="cccccc" w:space="0" w:sz="7" w:val="single"/>
            </w:tcBorders>
            <w:shd w:fill="0b5394" w:val="clear"/>
            <w:tcMar>
              <w:top w:w="40.0" w:type="dxa"/>
              <w:left w:w="0.0" w:type="dxa"/>
              <w:bottom w:w="40.0" w:type="dxa"/>
              <w:right w:w="0.0" w:type="dxa"/>
            </w:tcMar>
            <w:vAlign w:val="bottom"/>
          </w:tcPr>
          <w:p w:rsidR="00000000" w:rsidDel="00000000" w:rsidP="00000000" w:rsidRDefault="00000000" w:rsidRPr="00000000" w14:paraId="000003CE">
            <w:pPr>
              <w:pageBreakBefore w:val="0"/>
              <w:widowControl w:val="0"/>
              <w:ind w:left="360" w:hanging="180"/>
              <w:rPr>
                <w:b w:val="1"/>
                <w:color w:val="ffffff"/>
              </w:rPr>
            </w:pPr>
            <w:r w:rsidDel="00000000" w:rsidR="00000000" w:rsidRPr="00000000">
              <w:rPr>
                <w:b w:val="1"/>
                <w:color w:val="ffffff"/>
                <w:rtl w:val="0"/>
              </w:rPr>
              <w:t xml:space="preserve">Definition</w:t>
            </w:r>
          </w:p>
        </w:tc>
      </w:tr>
      <w:tr>
        <w:trPr>
          <w:cantSplit w:val="0"/>
          <w:trHeight w:val="1695" w:hRule="atLeast"/>
          <w:tblHeader w:val="0"/>
        </w:trPr>
        <w:tc>
          <w:tcPr>
            <w:tcBorders>
              <w:top w:color="cccccc" w:space="0" w:sz="7" w:val="single"/>
              <w:left w:color="ccccc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3CF">
            <w:pPr>
              <w:pageBreakBefore w:val="0"/>
              <w:spacing w:line="240" w:lineRule="auto"/>
              <w:jc w:val="center"/>
              <w:rPr/>
            </w:pPr>
            <w:r w:rsidDel="00000000" w:rsidR="00000000" w:rsidRPr="00000000">
              <w:rPr>
                <w:rtl w:val="0"/>
              </w:rPr>
              <w:t xml:space="preserve">1</w:t>
            </w:r>
          </w:p>
        </w:tc>
        <w:tc>
          <w:tcPr>
            <w:tcBorders>
              <w:top w:color="cccccc" w:space="0" w:sz="7" w:val="single"/>
              <w:left w:color="ccccc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3D0">
            <w:pPr>
              <w:pageBreakBefore w:val="0"/>
              <w:numPr>
                <w:ilvl w:val="0"/>
                <w:numId w:val="21"/>
              </w:numPr>
              <w:spacing w:line="240" w:lineRule="auto"/>
              <w:ind w:left="720" w:hanging="360"/>
              <w:rPr/>
            </w:pPr>
            <w:r w:rsidDel="00000000" w:rsidR="00000000" w:rsidRPr="00000000">
              <w:rPr>
                <w:rtl w:val="0"/>
              </w:rPr>
              <w:t xml:space="preserve">No access control</w:t>
            </w:r>
          </w:p>
          <w:p w:rsidR="00000000" w:rsidDel="00000000" w:rsidP="00000000" w:rsidRDefault="00000000" w:rsidRPr="00000000" w14:paraId="000003D1">
            <w:pPr>
              <w:pageBreakBefore w:val="0"/>
              <w:numPr>
                <w:ilvl w:val="0"/>
                <w:numId w:val="21"/>
              </w:numPr>
              <w:spacing w:line="240" w:lineRule="auto"/>
              <w:ind w:left="720" w:hanging="360"/>
              <w:rPr/>
            </w:pPr>
            <w:r w:rsidDel="00000000" w:rsidR="00000000" w:rsidRPr="00000000">
              <w:rPr>
                <w:rtl w:val="0"/>
              </w:rPr>
              <w:t xml:space="preserve">Security incidents are handled reactively. </w:t>
            </w:r>
          </w:p>
          <w:p w:rsidR="00000000" w:rsidDel="00000000" w:rsidP="00000000" w:rsidRDefault="00000000" w:rsidRPr="00000000" w14:paraId="000003D2">
            <w:pPr>
              <w:pageBreakBefore w:val="0"/>
              <w:numPr>
                <w:ilvl w:val="0"/>
                <w:numId w:val="21"/>
              </w:numPr>
              <w:spacing w:line="240" w:lineRule="auto"/>
              <w:ind w:left="720" w:hanging="360"/>
              <w:rPr/>
            </w:pPr>
            <w:r w:rsidDel="00000000" w:rsidR="00000000" w:rsidRPr="00000000">
              <w:rPr>
                <w:rtl w:val="0"/>
              </w:rPr>
              <w:t xml:space="preserve">Access to Business/User data Allowed to unauthorised users</w:t>
            </w:r>
          </w:p>
          <w:p w:rsidR="00000000" w:rsidDel="00000000" w:rsidP="00000000" w:rsidRDefault="00000000" w:rsidRPr="00000000" w14:paraId="000003D3">
            <w:pPr>
              <w:pageBreakBefore w:val="0"/>
              <w:numPr>
                <w:ilvl w:val="0"/>
                <w:numId w:val="21"/>
              </w:numPr>
              <w:spacing w:line="240" w:lineRule="auto"/>
              <w:ind w:left="720" w:hanging="360"/>
              <w:rPr/>
            </w:pPr>
            <w:r w:rsidDel="00000000" w:rsidR="00000000" w:rsidRPr="00000000">
              <w:rPr>
                <w:rtl w:val="0"/>
              </w:rPr>
              <w:t xml:space="preserve">Team has no/little security awareness</w:t>
            </w:r>
          </w:p>
          <w:p w:rsidR="00000000" w:rsidDel="00000000" w:rsidP="00000000" w:rsidRDefault="00000000" w:rsidRPr="00000000" w14:paraId="000003D4">
            <w:pPr>
              <w:pageBreakBefore w:val="0"/>
              <w:numPr>
                <w:ilvl w:val="0"/>
                <w:numId w:val="21"/>
              </w:numPr>
              <w:spacing w:line="240" w:lineRule="auto"/>
              <w:ind w:left="720" w:hanging="360"/>
              <w:rPr/>
            </w:pPr>
            <w:r w:rsidDel="00000000" w:rsidR="00000000" w:rsidRPr="00000000">
              <w:rPr>
                <w:rtl w:val="0"/>
              </w:rPr>
              <w:t xml:space="preserve">Lack of robust Secure development practices</w:t>
            </w:r>
          </w:p>
          <w:p w:rsidR="00000000" w:rsidDel="00000000" w:rsidP="00000000" w:rsidRDefault="00000000" w:rsidRPr="00000000" w14:paraId="000003D5">
            <w:pPr>
              <w:pageBreakBefore w:val="0"/>
              <w:numPr>
                <w:ilvl w:val="0"/>
                <w:numId w:val="21"/>
              </w:numPr>
              <w:spacing w:line="240" w:lineRule="auto"/>
              <w:ind w:left="720" w:hanging="360"/>
              <w:rPr/>
            </w:pPr>
            <w:r w:rsidDel="00000000" w:rsidR="00000000" w:rsidRPr="00000000">
              <w:rPr>
                <w:rtl w:val="0"/>
              </w:rPr>
              <w:t xml:space="preserve">No Product Documentation for set up, Guides for customers, etc</w:t>
            </w:r>
          </w:p>
          <w:p w:rsidR="00000000" w:rsidDel="00000000" w:rsidP="00000000" w:rsidRDefault="00000000" w:rsidRPr="00000000" w14:paraId="000003D6">
            <w:pPr>
              <w:pageBreakBefore w:val="0"/>
              <w:numPr>
                <w:ilvl w:val="0"/>
                <w:numId w:val="21"/>
              </w:numPr>
              <w:spacing w:line="240" w:lineRule="auto"/>
              <w:ind w:left="720" w:hanging="360"/>
              <w:rPr/>
            </w:pPr>
            <w:r w:rsidDel="00000000" w:rsidR="00000000" w:rsidRPr="00000000">
              <w:rPr>
                <w:rtl w:val="0"/>
              </w:rPr>
              <w:t xml:space="preserve">Basic Security Features </w:t>
            </w:r>
          </w:p>
          <w:p w:rsidR="00000000" w:rsidDel="00000000" w:rsidP="00000000" w:rsidRDefault="00000000" w:rsidRPr="00000000" w14:paraId="000003D7">
            <w:pPr>
              <w:pageBreakBefore w:val="0"/>
              <w:numPr>
                <w:ilvl w:val="0"/>
                <w:numId w:val="21"/>
              </w:numPr>
              <w:spacing w:line="240" w:lineRule="auto"/>
              <w:ind w:left="720" w:hanging="360"/>
              <w:rPr/>
            </w:pPr>
            <w:r w:rsidDel="00000000" w:rsidR="00000000" w:rsidRPr="00000000">
              <w:rPr>
                <w:rtl w:val="0"/>
              </w:rPr>
              <w:t xml:space="preserve">Does not consider compliance requirements</w:t>
            </w:r>
          </w:p>
        </w:tc>
      </w:tr>
      <w:tr>
        <w:trPr>
          <w:cantSplit w:val="0"/>
          <w:trHeight w:val="2190" w:hRule="atLeast"/>
          <w:tblHeader w:val="0"/>
        </w:trPr>
        <w:tc>
          <w:tcPr>
            <w:tcBorders>
              <w:top w:color="cccccc" w:space="0" w:sz="7" w:val="single"/>
              <w:left w:color="ccccc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3D8">
            <w:pPr>
              <w:pageBreakBefore w:val="0"/>
              <w:spacing w:line="240" w:lineRule="auto"/>
              <w:jc w:val="center"/>
              <w:rPr/>
            </w:pPr>
            <w:r w:rsidDel="00000000" w:rsidR="00000000" w:rsidRPr="00000000">
              <w:rPr>
                <w:rtl w:val="0"/>
              </w:rPr>
              <w:t xml:space="preserve">2</w:t>
            </w:r>
          </w:p>
        </w:tc>
        <w:tc>
          <w:tcPr>
            <w:tcBorders>
              <w:top w:color="cccccc" w:space="0" w:sz="7" w:val="single"/>
              <w:left w:color="cccccc" w:space="0" w:sz="7" w:val="single"/>
              <w:bottom w:color="cccccc" w:space="0" w:sz="7" w:val="single"/>
              <w:right w:color="cccccc" w:space="0" w:sz="7" w:val="single"/>
            </w:tcBorders>
            <w:tcMar>
              <w:top w:w="40.0" w:type="dxa"/>
              <w:left w:w="0.0" w:type="dxa"/>
              <w:bottom w:w="40.0" w:type="dxa"/>
              <w:right w:w="0.0" w:type="dxa"/>
            </w:tcMar>
            <w:vAlign w:val="bottom"/>
          </w:tcPr>
          <w:p w:rsidR="00000000" w:rsidDel="00000000" w:rsidP="00000000" w:rsidRDefault="00000000" w:rsidRPr="00000000" w14:paraId="000003D9">
            <w:pPr>
              <w:pageBreakBefore w:val="0"/>
              <w:numPr>
                <w:ilvl w:val="0"/>
                <w:numId w:val="31"/>
              </w:numPr>
              <w:spacing w:line="240" w:lineRule="auto"/>
              <w:ind w:left="720" w:hanging="360"/>
              <w:rPr/>
            </w:pPr>
            <w:r w:rsidDel="00000000" w:rsidR="00000000" w:rsidRPr="00000000">
              <w:rPr>
                <w:rtl w:val="0"/>
              </w:rPr>
              <w:t xml:space="preserve">Sensitive data in clear text </w:t>
            </w:r>
          </w:p>
          <w:p w:rsidR="00000000" w:rsidDel="00000000" w:rsidP="00000000" w:rsidRDefault="00000000" w:rsidRPr="00000000" w14:paraId="000003DA">
            <w:pPr>
              <w:pageBreakBefore w:val="0"/>
              <w:numPr>
                <w:ilvl w:val="0"/>
                <w:numId w:val="31"/>
              </w:numPr>
              <w:spacing w:line="240" w:lineRule="auto"/>
              <w:ind w:left="720" w:hanging="360"/>
              <w:rPr/>
            </w:pPr>
            <w:r w:rsidDel="00000000" w:rsidR="00000000" w:rsidRPr="00000000">
              <w:rPr>
                <w:rtl w:val="0"/>
              </w:rPr>
              <w:t xml:space="preserve">Design not safe by default</w:t>
            </w:r>
          </w:p>
          <w:p w:rsidR="00000000" w:rsidDel="00000000" w:rsidP="00000000" w:rsidRDefault="00000000" w:rsidRPr="00000000" w14:paraId="000003DB">
            <w:pPr>
              <w:pageBreakBefore w:val="0"/>
              <w:numPr>
                <w:ilvl w:val="0"/>
                <w:numId w:val="31"/>
              </w:numPr>
              <w:spacing w:line="240" w:lineRule="auto"/>
              <w:ind w:left="720" w:hanging="360"/>
              <w:rPr/>
            </w:pPr>
            <w:r w:rsidDel="00000000" w:rsidR="00000000" w:rsidRPr="00000000">
              <w:rPr>
                <w:rtl w:val="0"/>
              </w:rPr>
              <w:t xml:space="preserve">Basic Authentication Authorization in place</w:t>
            </w:r>
          </w:p>
          <w:p w:rsidR="00000000" w:rsidDel="00000000" w:rsidP="00000000" w:rsidRDefault="00000000" w:rsidRPr="00000000" w14:paraId="000003DC">
            <w:pPr>
              <w:pageBreakBefore w:val="0"/>
              <w:numPr>
                <w:ilvl w:val="0"/>
                <w:numId w:val="31"/>
              </w:numPr>
              <w:spacing w:line="240" w:lineRule="auto"/>
              <w:ind w:left="720" w:hanging="360"/>
              <w:rPr/>
            </w:pPr>
            <w:r w:rsidDel="00000000" w:rsidR="00000000" w:rsidRPr="00000000">
              <w:rPr>
                <w:rtl w:val="0"/>
              </w:rPr>
              <w:t xml:space="preserve">Less or no access control for multiple interfaces</w:t>
            </w:r>
          </w:p>
          <w:p w:rsidR="00000000" w:rsidDel="00000000" w:rsidP="00000000" w:rsidRDefault="00000000" w:rsidRPr="00000000" w14:paraId="000003DD">
            <w:pPr>
              <w:pageBreakBefore w:val="0"/>
              <w:numPr>
                <w:ilvl w:val="0"/>
                <w:numId w:val="31"/>
              </w:numPr>
              <w:spacing w:line="240" w:lineRule="auto"/>
              <w:ind w:left="720" w:hanging="360"/>
              <w:rPr/>
            </w:pPr>
            <w:r w:rsidDel="00000000" w:rsidR="00000000" w:rsidRPr="00000000">
              <w:rPr>
                <w:rtl w:val="0"/>
              </w:rPr>
              <w:t xml:space="preserve">One off/Reactive Threat Modelling</w:t>
            </w:r>
          </w:p>
          <w:p w:rsidR="00000000" w:rsidDel="00000000" w:rsidP="00000000" w:rsidRDefault="00000000" w:rsidRPr="00000000" w14:paraId="000003DE">
            <w:pPr>
              <w:pageBreakBefore w:val="0"/>
              <w:numPr>
                <w:ilvl w:val="0"/>
                <w:numId w:val="31"/>
              </w:numPr>
              <w:spacing w:line="240" w:lineRule="auto"/>
              <w:ind w:left="720" w:hanging="360"/>
              <w:rPr/>
            </w:pPr>
            <w:r w:rsidDel="00000000" w:rsidR="00000000" w:rsidRPr="00000000">
              <w:rPr>
                <w:rtl w:val="0"/>
              </w:rPr>
              <w:t xml:space="preserve">Lack of robust Secure development practices</w:t>
            </w:r>
          </w:p>
          <w:p w:rsidR="00000000" w:rsidDel="00000000" w:rsidP="00000000" w:rsidRDefault="00000000" w:rsidRPr="00000000" w14:paraId="000003DF">
            <w:pPr>
              <w:pageBreakBefore w:val="0"/>
              <w:numPr>
                <w:ilvl w:val="0"/>
                <w:numId w:val="31"/>
              </w:numPr>
              <w:spacing w:line="240" w:lineRule="auto"/>
              <w:ind w:left="720" w:hanging="360"/>
              <w:rPr/>
            </w:pPr>
            <w:r w:rsidDel="00000000" w:rsidR="00000000" w:rsidRPr="00000000">
              <w:rPr>
                <w:rtl w:val="0"/>
              </w:rPr>
              <w:t xml:space="preserve">Basic Security Features present but immutable</w:t>
            </w:r>
          </w:p>
        </w:tc>
      </w:tr>
      <w:tr>
        <w:trPr>
          <w:cantSplit w:val="0"/>
          <w:trHeight w:val="2190" w:hRule="atLeast"/>
          <w:tblHeader w:val="0"/>
        </w:trPr>
        <w:tc>
          <w:tcPr>
            <w:tcBorders>
              <w:top w:color="cccccc" w:space="0" w:sz="7" w:val="single"/>
              <w:left w:color="ccccc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3E0">
            <w:pPr>
              <w:pageBreakBefore w:val="0"/>
              <w:spacing w:line="240" w:lineRule="auto"/>
              <w:jc w:val="center"/>
              <w:rPr/>
            </w:pPr>
            <w:r w:rsidDel="00000000" w:rsidR="00000000" w:rsidRPr="00000000">
              <w:rPr>
                <w:rtl w:val="0"/>
              </w:rPr>
              <w:t xml:space="preserve">3</w:t>
            </w:r>
          </w:p>
        </w:tc>
        <w:tc>
          <w:tcPr>
            <w:tcBorders>
              <w:top w:color="cccccc" w:space="0" w:sz="7" w:val="single"/>
              <w:left w:color="ccccc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3E1">
            <w:pPr>
              <w:pageBreakBefore w:val="0"/>
              <w:spacing w:line="240" w:lineRule="auto"/>
              <w:rPr/>
            </w:pPr>
            <w:r w:rsidDel="00000000" w:rsidR="00000000" w:rsidRPr="00000000">
              <w:rPr>
                <w:rtl w:val="0"/>
              </w:rPr>
            </w:r>
          </w:p>
          <w:p w:rsidR="00000000" w:rsidDel="00000000" w:rsidP="00000000" w:rsidRDefault="00000000" w:rsidRPr="00000000" w14:paraId="000003E2">
            <w:pPr>
              <w:pageBreakBefore w:val="0"/>
              <w:numPr>
                <w:ilvl w:val="0"/>
                <w:numId w:val="7"/>
              </w:numPr>
              <w:spacing w:line="240" w:lineRule="auto"/>
              <w:ind w:left="720" w:hanging="360"/>
              <w:rPr/>
            </w:pPr>
            <w:r w:rsidDel="00000000" w:rsidR="00000000" w:rsidRPr="00000000">
              <w:rPr>
                <w:rtl w:val="0"/>
              </w:rPr>
              <w:t xml:space="preserve">Secure Design</w:t>
            </w:r>
          </w:p>
          <w:p w:rsidR="00000000" w:rsidDel="00000000" w:rsidP="00000000" w:rsidRDefault="00000000" w:rsidRPr="00000000" w14:paraId="000003E3">
            <w:pPr>
              <w:pageBreakBefore w:val="0"/>
              <w:numPr>
                <w:ilvl w:val="0"/>
                <w:numId w:val="7"/>
              </w:numPr>
              <w:spacing w:line="240" w:lineRule="auto"/>
              <w:ind w:left="720" w:hanging="360"/>
              <w:rPr/>
            </w:pPr>
            <w:r w:rsidDel="00000000" w:rsidR="00000000" w:rsidRPr="00000000">
              <w:rPr>
                <w:rtl w:val="0"/>
              </w:rPr>
              <w:t xml:space="preserve">Basic Authentication Authorization in place</w:t>
            </w:r>
          </w:p>
          <w:p w:rsidR="00000000" w:rsidDel="00000000" w:rsidP="00000000" w:rsidRDefault="00000000" w:rsidRPr="00000000" w14:paraId="000003E4">
            <w:pPr>
              <w:pageBreakBefore w:val="0"/>
              <w:numPr>
                <w:ilvl w:val="0"/>
                <w:numId w:val="7"/>
              </w:numPr>
              <w:spacing w:line="240" w:lineRule="auto"/>
              <w:ind w:left="720" w:hanging="360"/>
              <w:rPr/>
            </w:pPr>
            <w:r w:rsidDel="00000000" w:rsidR="00000000" w:rsidRPr="00000000">
              <w:rPr>
                <w:rtl w:val="0"/>
              </w:rPr>
              <w:t xml:space="preserve">Appsec awareness training for team and new members.</w:t>
            </w:r>
          </w:p>
          <w:p w:rsidR="00000000" w:rsidDel="00000000" w:rsidP="00000000" w:rsidRDefault="00000000" w:rsidRPr="00000000" w14:paraId="000003E5">
            <w:pPr>
              <w:pageBreakBefore w:val="0"/>
              <w:numPr>
                <w:ilvl w:val="0"/>
                <w:numId w:val="7"/>
              </w:numPr>
              <w:spacing w:line="240" w:lineRule="auto"/>
              <w:ind w:left="720" w:hanging="360"/>
              <w:rPr/>
            </w:pPr>
            <w:r w:rsidDel="00000000" w:rsidR="00000000" w:rsidRPr="00000000">
              <w:rPr>
                <w:rtl w:val="0"/>
              </w:rPr>
              <w:t xml:space="preserve">Some Secure development practices being followed</w:t>
            </w:r>
          </w:p>
          <w:p w:rsidR="00000000" w:rsidDel="00000000" w:rsidP="00000000" w:rsidRDefault="00000000" w:rsidRPr="00000000" w14:paraId="000003E6">
            <w:pPr>
              <w:pageBreakBefore w:val="0"/>
              <w:numPr>
                <w:ilvl w:val="0"/>
                <w:numId w:val="7"/>
              </w:numPr>
              <w:spacing w:line="240" w:lineRule="auto"/>
              <w:ind w:left="720" w:hanging="360"/>
              <w:rPr/>
            </w:pPr>
            <w:r w:rsidDel="00000000" w:rsidR="00000000" w:rsidRPr="00000000">
              <w:rPr>
                <w:rtl w:val="0"/>
              </w:rPr>
              <w:t xml:space="preserve">Basic Security Features present but immutable</w:t>
            </w:r>
          </w:p>
          <w:p w:rsidR="00000000" w:rsidDel="00000000" w:rsidP="00000000" w:rsidRDefault="00000000" w:rsidRPr="00000000" w14:paraId="000003E7">
            <w:pPr>
              <w:pageBreakBefore w:val="0"/>
              <w:numPr>
                <w:ilvl w:val="0"/>
                <w:numId w:val="7"/>
              </w:numPr>
              <w:spacing w:line="240" w:lineRule="auto"/>
              <w:ind w:left="720" w:hanging="360"/>
              <w:rPr/>
            </w:pPr>
            <w:r w:rsidDel="00000000" w:rsidR="00000000" w:rsidRPr="00000000">
              <w:rPr>
                <w:rtl w:val="0"/>
              </w:rPr>
              <w:t xml:space="preserve">All relevant application &amp; Business validations in place</w:t>
            </w:r>
          </w:p>
          <w:p w:rsidR="00000000" w:rsidDel="00000000" w:rsidP="00000000" w:rsidRDefault="00000000" w:rsidRPr="00000000" w14:paraId="000003E8">
            <w:pPr>
              <w:pageBreakBefore w:val="0"/>
              <w:numPr>
                <w:ilvl w:val="0"/>
                <w:numId w:val="7"/>
              </w:numPr>
              <w:spacing w:line="240" w:lineRule="auto"/>
              <w:ind w:left="720" w:hanging="360"/>
              <w:rPr/>
            </w:pPr>
            <w:r w:rsidDel="00000000" w:rsidR="00000000" w:rsidRPr="00000000">
              <w:rPr>
                <w:rtl w:val="0"/>
              </w:rPr>
              <w:t xml:space="preserve">Basic compliance requirements considered</w:t>
            </w:r>
          </w:p>
          <w:p w:rsidR="00000000" w:rsidDel="00000000" w:rsidP="00000000" w:rsidRDefault="00000000" w:rsidRPr="00000000" w14:paraId="000003E9">
            <w:pPr>
              <w:pageBreakBefore w:val="0"/>
              <w:numPr>
                <w:ilvl w:val="0"/>
                <w:numId w:val="7"/>
              </w:numPr>
              <w:spacing w:line="240" w:lineRule="auto"/>
              <w:ind w:left="720" w:hanging="360"/>
              <w:rPr/>
            </w:pPr>
            <w:r w:rsidDel="00000000" w:rsidR="00000000" w:rsidRPr="00000000">
              <w:rPr>
                <w:rtl w:val="0"/>
              </w:rPr>
              <w:t xml:space="preserve">Logging &amp; Monitoring in place </w:t>
            </w:r>
          </w:p>
        </w:tc>
      </w:tr>
      <w:tr>
        <w:trPr>
          <w:cantSplit w:val="0"/>
          <w:trHeight w:val="1200" w:hRule="atLeast"/>
          <w:tblHeader w:val="0"/>
        </w:trPr>
        <w:tc>
          <w:tcPr>
            <w:tcBorders>
              <w:top w:color="cccccc" w:space="0" w:sz="7" w:val="single"/>
              <w:left w:color="ccccc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3EA">
            <w:pPr>
              <w:pageBreakBefore w:val="0"/>
              <w:spacing w:line="240" w:lineRule="auto"/>
              <w:jc w:val="center"/>
              <w:rPr/>
            </w:pPr>
            <w:r w:rsidDel="00000000" w:rsidR="00000000" w:rsidRPr="00000000">
              <w:rPr>
                <w:rtl w:val="0"/>
              </w:rPr>
              <w:t xml:space="preserve">4</w:t>
            </w:r>
          </w:p>
        </w:tc>
        <w:tc>
          <w:tcPr>
            <w:tcBorders>
              <w:top w:color="cccccc" w:space="0" w:sz="7" w:val="single"/>
              <w:left w:color="cccccc" w:space="0" w:sz="7" w:val="single"/>
              <w:bottom w:color="cccccc" w:space="0" w:sz="7" w:val="single"/>
              <w:right w:color="cccccc" w:space="0" w:sz="7" w:val="single"/>
            </w:tcBorders>
            <w:tcMar>
              <w:top w:w="40.0" w:type="dxa"/>
              <w:left w:w="0.0" w:type="dxa"/>
              <w:bottom w:w="40.0" w:type="dxa"/>
              <w:right w:w="0.0" w:type="dxa"/>
            </w:tcMar>
            <w:vAlign w:val="bottom"/>
          </w:tcPr>
          <w:p w:rsidR="00000000" w:rsidDel="00000000" w:rsidP="00000000" w:rsidRDefault="00000000" w:rsidRPr="00000000" w14:paraId="000003EB">
            <w:pPr>
              <w:pageBreakBefore w:val="0"/>
              <w:numPr>
                <w:ilvl w:val="0"/>
                <w:numId w:val="11"/>
              </w:numPr>
              <w:spacing w:line="240" w:lineRule="auto"/>
              <w:ind w:left="720" w:hanging="360"/>
              <w:rPr/>
            </w:pPr>
            <w:r w:rsidDel="00000000" w:rsidR="00000000" w:rsidRPr="00000000">
              <w:rPr>
                <w:rtl w:val="0"/>
              </w:rPr>
              <w:t xml:space="preserve">Access to Data and logs secured</w:t>
            </w:r>
          </w:p>
          <w:p w:rsidR="00000000" w:rsidDel="00000000" w:rsidP="00000000" w:rsidRDefault="00000000" w:rsidRPr="00000000" w14:paraId="000003EC">
            <w:pPr>
              <w:pageBreakBefore w:val="0"/>
              <w:numPr>
                <w:ilvl w:val="0"/>
                <w:numId w:val="11"/>
              </w:numPr>
              <w:spacing w:line="240" w:lineRule="auto"/>
              <w:ind w:left="720" w:hanging="360"/>
              <w:rPr/>
            </w:pPr>
            <w:r w:rsidDel="00000000" w:rsidR="00000000" w:rsidRPr="00000000">
              <w:rPr>
                <w:rtl w:val="0"/>
              </w:rPr>
              <w:t xml:space="preserve">Secret/Key Management in place and automated</w:t>
            </w:r>
          </w:p>
          <w:p w:rsidR="00000000" w:rsidDel="00000000" w:rsidP="00000000" w:rsidRDefault="00000000" w:rsidRPr="00000000" w14:paraId="000003ED">
            <w:pPr>
              <w:pageBreakBefore w:val="0"/>
              <w:numPr>
                <w:ilvl w:val="0"/>
                <w:numId w:val="11"/>
              </w:numPr>
              <w:spacing w:line="240" w:lineRule="auto"/>
              <w:ind w:left="720" w:hanging="360"/>
              <w:rPr/>
            </w:pPr>
            <w:r w:rsidDel="00000000" w:rsidR="00000000" w:rsidRPr="00000000">
              <w:rPr>
                <w:rtl w:val="0"/>
              </w:rPr>
              <w:t xml:space="preserve">Critical Business Data Secured</w:t>
            </w:r>
          </w:p>
          <w:p w:rsidR="00000000" w:rsidDel="00000000" w:rsidP="00000000" w:rsidRDefault="00000000" w:rsidRPr="00000000" w14:paraId="000003EE">
            <w:pPr>
              <w:pageBreakBefore w:val="0"/>
              <w:numPr>
                <w:ilvl w:val="0"/>
                <w:numId w:val="11"/>
              </w:numPr>
              <w:spacing w:line="240" w:lineRule="auto"/>
              <w:ind w:left="720" w:hanging="360"/>
              <w:rPr/>
            </w:pPr>
            <w:r w:rsidDel="00000000" w:rsidR="00000000" w:rsidRPr="00000000">
              <w:rPr>
                <w:rtl w:val="0"/>
              </w:rPr>
              <w:t xml:space="preserve">Clear Documentation for set up, Guides for customers, etc</w:t>
            </w:r>
          </w:p>
          <w:p w:rsidR="00000000" w:rsidDel="00000000" w:rsidP="00000000" w:rsidRDefault="00000000" w:rsidRPr="00000000" w14:paraId="000003EF">
            <w:pPr>
              <w:pageBreakBefore w:val="0"/>
              <w:numPr>
                <w:ilvl w:val="0"/>
                <w:numId w:val="11"/>
              </w:numPr>
              <w:spacing w:line="240" w:lineRule="auto"/>
              <w:ind w:left="720" w:hanging="360"/>
              <w:rPr/>
            </w:pPr>
            <w:r w:rsidDel="00000000" w:rsidR="00000000" w:rsidRPr="00000000">
              <w:rPr>
                <w:rtl w:val="0"/>
              </w:rPr>
              <w:t xml:space="preserve">Secure Design &amp; Fail safe Authentication</w:t>
            </w:r>
          </w:p>
          <w:p w:rsidR="00000000" w:rsidDel="00000000" w:rsidP="00000000" w:rsidRDefault="00000000" w:rsidRPr="00000000" w14:paraId="000003F0">
            <w:pPr>
              <w:pageBreakBefore w:val="0"/>
              <w:numPr>
                <w:ilvl w:val="0"/>
                <w:numId w:val="11"/>
              </w:numPr>
              <w:spacing w:line="240" w:lineRule="auto"/>
              <w:ind w:left="720" w:hanging="360"/>
              <w:rPr/>
            </w:pPr>
            <w:r w:rsidDel="00000000" w:rsidR="00000000" w:rsidRPr="00000000">
              <w:rPr>
                <w:rtl w:val="0"/>
              </w:rPr>
              <w:t xml:space="preserve">Access to Business/User data/functions restricted to unauthorised users for all interfaces</w:t>
            </w:r>
          </w:p>
          <w:p w:rsidR="00000000" w:rsidDel="00000000" w:rsidP="00000000" w:rsidRDefault="00000000" w:rsidRPr="00000000" w14:paraId="000003F1">
            <w:pPr>
              <w:pageBreakBefore w:val="0"/>
              <w:numPr>
                <w:ilvl w:val="0"/>
                <w:numId w:val="11"/>
              </w:numPr>
              <w:spacing w:line="240" w:lineRule="auto"/>
              <w:ind w:left="720" w:hanging="360"/>
              <w:rPr/>
            </w:pPr>
            <w:r w:rsidDel="00000000" w:rsidR="00000000" w:rsidRPr="00000000">
              <w:rPr>
                <w:rtl w:val="0"/>
              </w:rPr>
              <w:t xml:space="preserve">Logging &amp; Monitoring in place </w:t>
            </w:r>
          </w:p>
          <w:p w:rsidR="00000000" w:rsidDel="00000000" w:rsidP="00000000" w:rsidRDefault="00000000" w:rsidRPr="00000000" w14:paraId="000003F2">
            <w:pPr>
              <w:pageBreakBefore w:val="0"/>
              <w:numPr>
                <w:ilvl w:val="0"/>
                <w:numId w:val="11"/>
              </w:numPr>
              <w:spacing w:line="240" w:lineRule="auto"/>
              <w:ind w:left="720" w:hanging="360"/>
              <w:rPr/>
            </w:pPr>
            <w:r w:rsidDel="00000000" w:rsidR="00000000" w:rsidRPr="00000000">
              <w:rPr>
                <w:rtl w:val="0"/>
              </w:rPr>
              <w:t xml:space="preserve">Appsec awareness for all Team members</w:t>
            </w:r>
          </w:p>
          <w:p w:rsidR="00000000" w:rsidDel="00000000" w:rsidP="00000000" w:rsidRDefault="00000000" w:rsidRPr="00000000" w14:paraId="000003F3">
            <w:pPr>
              <w:pageBreakBefore w:val="0"/>
              <w:numPr>
                <w:ilvl w:val="0"/>
                <w:numId w:val="11"/>
              </w:numPr>
              <w:spacing w:line="240" w:lineRule="auto"/>
              <w:ind w:left="720" w:hanging="360"/>
              <w:rPr/>
            </w:pPr>
            <w:r w:rsidDel="00000000" w:rsidR="00000000" w:rsidRPr="00000000">
              <w:rPr>
                <w:rtl w:val="0"/>
              </w:rPr>
              <w:t xml:space="preserve">Security testing or Code review performed</w:t>
            </w:r>
          </w:p>
          <w:p w:rsidR="00000000" w:rsidDel="00000000" w:rsidP="00000000" w:rsidRDefault="00000000" w:rsidRPr="00000000" w14:paraId="000003F4">
            <w:pPr>
              <w:pageBreakBefore w:val="0"/>
              <w:numPr>
                <w:ilvl w:val="0"/>
                <w:numId w:val="11"/>
              </w:numPr>
              <w:spacing w:line="240" w:lineRule="auto"/>
              <w:ind w:left="720" w:hanging="360"/>
              <w:rPr/>
            </w:pPr>
            <w:r w:rsidDel="00000000" w:rsidR="00000000" w:rsidRPr="00000000">
              <w:rPr>
                <w:rtl w:val="0"/>
              </w:rPr>
              <w:t xml:space="preserve">Some Security Tooling in place</w:t>
            </w:r>
          </w:p>
          <w:p w:rsidR="00000000" w:rsidDel="00000000" w:rsidP="00000000" w:rsidRDefault="00000000" w:rsidRPr="00000000" w14:paraId="000003F5">
            <w:pPr>
              <w:pageBreakBefore w:val="0"/>
              <w:numPr>
                <w:ilvl w:val="0"/>
                <w:numId w:val="11"/>
              </w:numPr>
              <w:spacing w:line="240" w:lineRule="auto"/>
              <w:ind w:left="720" w:hanging="360"/>
              <w:rPr/>
            </w:pPr>
            <w:r w:rsidDel="00000000" w:rsidR="00000000" w:rsidRPr="00000000">
              <w:rPr>
                <w:rtl w:val="0"/>
              </w:rPr>
              <w:t xml:space="preserve">Availability Ensured</w:t>
            </w:r>
          </w:p>
          <w:p w:rsidR="00000000" w:rsidDel="00000000" w:rsidP="00000000" w:rsidRDefault="00000000" w:rsidRPr="00000000" w14:paraId="000003F6">
            <w:pPr>
              <w:pageBreakBefore w:val="0"/>
              <w:numPr>
                <w:ilvl w:val="0"/>
                <w:numId w:val="11"/>
              </w:numPr>
              <w:spacing w:line="240" w:lineRule="auto"/>
              <w:ind w:left="720" w:hanging="360"/>
              <w:rPr/>
            </w:pPr>
            <w:r w:rsidDel="00000000" w:rsidR="00000000" w:rsidRPr="00000000">
              <w:rPr>
                <w:rtl w:val="0"/>
              </w:rPr>
              <w:t xml:space="preserve">Security Incident Plan</w:t>
            </w:r>
          </w:p>
          <w:p w:rsidR="00000000" w:rsidDel="00000000" w:rsidP="00000000" w:rsidRDefault="00000000" w:rsidRPr="00000000" w14:paraId="000003F7">
            <w:pPr>
              <w:pageBreakBefore w:val="0"/>
              <w:numPr>
                <w:ilvl w:val="0"/>
                <w:numId w:val="11"/>
              </w:numPr>
              <w:spacing w:line="240" w:lineRule="auto"/>
              <w:ind w:left="720" w:hanging="360"/>
              <w:rPr/>
            </w:pPr>
            <w:r w:rsidDel="00000000" w:rsidR="00000000" w:rsidRPr="00000000">
              <w:rPr>
                <w:rtl w:val="0"/>
              </w:rPr>
              <w:t xml:space="preserve">Secure development practices</w:t>
            </w:r>
          </w:p>
          <w:p w:rsidR="00000000" w:rsidDel="00000000" w:rsidP="00000000" w:rsidRDefault="00000000" w:rsidRPr="00000000" w14:paraId="000003F8">
            <w:pPr>
              <w:pageBreakBefore w:val="0"/>
              <w:numPr>
                <w:ilvl w:val="0"/>
                <w:numId w:val="11"/>
              </w:numPr>
              <w:spacing w:line="240" w:lineRule="auto"/>
              <w:ind w:left="720" w:hanging="360"/>
              <w:rPr/>
            </w:pPr>
            <w:r w:rsidDel="00000000" w:rsidR="00000000" w:rsidRPr="00000000">
              <w:rPr>
                <w:rtl w:val="0"/>
              </w:rPr>
              <w:t xml:space="preserve">Basic Security Features present but customizable</w:t>
            </w:r>
          </w:p>
        </w:tc>
      </w:tr>
      <w:tr>
        <w:trPr>
          <w:cantSplit w:val="0"/>
          <w:trHeight w:val="2310" w:hRule="atLeast"/>
          <w:tblHeader w:val="0"/>
        </w:trPr>
        <w:tc>
          <w:tcPr>
            <w:tcBorders>
              <w:top w:color="cccccc" w:space="0" w:sz="7" w:val="single"/>
              <w:left w:color="ccccc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3F9">
            <w:pPr>
              <w:pageBreakBefore w:val="0"/>
              <w:spacing w:line="240" w:lineRule="auto"/>
              <w:jc w:val="center"/>
              <w:rPr/>
            </w:pPr>
            <w:r w:rsidDel="00000000" w:rsidR="00000000" w:rsidRPr="00000000">
              <w:rPr>
                <w:rtl w:val="0"/>
              </w:rPr>
              <w:t xml:space="preserve">5</w:t>
            </w:r>
          </w:p>
        </w:tc>
        <w:tc>
          <w:tcPr>
            <w:tcBorders>
              <w:top w:color="cccccc" w:space="0" w:sz="7" w:val="single"/>
              <w:left w:color="cccccc" w:space="0" w:sz="7" w:val="single"/>
              <w:bottom w:color="cccccc" w:space="0" w:sz="7" w:val="single"/>
              <w:right w:color="cccccc" w:space="0" w:sz="7" w:val="single"/>
            </w:tcBorders>
            <w:tcMar>
              <w:top w:w="40.0" w:type="dxa"/>
              <w:left w:w="0.0" w:type="dxa"/>
              <w:bottom w:w="40.0" w:type="dxa"/>
              <w:right w:w="0.0" w:type="dxa"/>
            </w:tcMar>
            <w:vAlign w:val="bottom"/>
          </w:tcPr>
          <w:p w:rsidR="00000000" w:rsidDel="00000000" w:rsidP="00000000" w:rsidRDefault="00000000" w:rsidRPr="00000000" w14:paraId="000003FA">
            <w:pPr>
              <w:pageBreakBefore w:val="0"/>
              <w:numPr>
                <w:ilvl w:val="0"/>
                <w:numId w:val="6"/>
              </w:numPr>
              <w:spacing w:line="240" w:lineRule="auto"/>
              <w:ind w:left="720" w:hanging="360"/>
              <w:rPr/>
            </w:pPr>
            <w:r w:rsidDel="00000000" w:rsidR="00000000" w:rsidRPr="00000000">
              <w:rPr>
                <w:rtl w:val="0"/>
              </w:rPr>
              <w:t xml:space="preserve">Access to Data and logs secured</w:t>
            </w:r>
          </w:p>
          <w:p w:rsidR="00000000" w:rsidDel="00000000" w:rsidP="00000000" w:rsidRDefault="00000000" w:rsidRPr="00000000" w14:paraId="000003FB">
            <w:pPr>
              <w:pageBreakBefore w:val="0"/>
              <w:numPr>
                <w:ilvl w:val="0"/>
                <w:numId w:val="6"/>
              </w:numPr>
              <w:spacing w:line="240" w:lineRule="auto"/>
              <w:ind w:left="720" w:hanging="360"/>
              <w:rPr/>
            </w:pPr>
            <w:r w:rsidDel="00000000" w:rsidR="00000000" w:rsidRPr="00000000">
              <w:rPr>
                <w:rtl w:val="0"/>
              </w:rPr>
              <w:t xml:space="preserve">Secret/Key Management in place and automated</w:t>
            </w:r>
          </w:p>
          <w:p w:rsidR="00000000" w:rsidDel="00000000" w:rsidP="00000000" w:rsidRDefault="00000000" w:rsidRPr="00000000" w14:paraId="000003FC">
            <w:pPr>
              <w:pageBreakBefore w:val="0"/>
              <w:numPr>
                <w:ilvl w:val="0"/>
                <w:numId w:val="6"/>
              </w:numPr>
              <w:spacing w:line="240" w:lineRule="auto"/>
              <w:ind w:left="720" w:hanging="360"/>
              <w:rPr/>
            </w:pPr>
            <w:r w:rsidDel="00000000" w:rsidR="00000000" w:rsidRPr="00000000">
              <w:rPr>
                <w:rtl w:val="0"/>
              </w:rPr>
              <w:t xml:space="preserve">Critical Business Data Secured</w:t>
            </w:r>
          </w:p>
          <w:p w:rsidR="00000000" w:rsidDel="00000000" w:rsidP="00000000" w:rsidRDefault="00000000" w:rsidRPr="00000000" w14:paraId="000003FD">
            <w:pPr>
              <w:pageBreakBefore w:val="0"/>
              <w:numPr>
                <w:ilvl w:val="0"/>
                <w:numId w:val="6"/>
              </w:numPr>
              <w:spacing w:line="240" w:lineRule="auto"/>
              <w:ind w:left="720" w:hanging="360"/>
              <w:rPr/>
            </w:pPr>
            <w:r w:rsidDel="00000000" w:rsidR="00000000" w:rsidRPr="00000000">
              <w:rPr>
                <w:rtl w:val="0"/>
              </w:rPr>
              <w:t xml:space="preserve">Clear Documentation for set up, Guides for customers, etc</w:t>
            </w:r>
          </w:p>
          <w:p w:rsidR="00000000" w:rsidDel="00000000" w:rsidP="00000000" w:rsidRDefault="00000000" w:rsidRPr="00000000" w14:paraId="000003FE">
            <w:pPr>
              <w:pageBreakBefore w:val="0"/>
              <w:numPr>
                <w:ilvl w:val="0"/>
                <w:numId w:val="6"/>
              </w:numPr>
              <w:spacing w:line="240" w:lineRule="auto"/>
              <w:ind w:left="720" w:hanging="360"/>
              <w:rPr/>
            </w:pPr>
            <w:r w:rsidDel="00000000" w:rsidR="00000000" w:rsidRPr="00000000">
              <w:rPr>
                <w:rtl w:val="0"/>
              </w:rPr>
              <w:t xml:space="preserve">Secure Architecture &amp; Fail Safe Design</w:t>
            </w:r>
          </w:p>
          <w:p w:rsidR="00000000" w:rsidDel="00000000" w:rsidP="00000000" w:rsidRDefault="00000000" w:rsidRPr="00000000" w14:paraId="000003FF">
            <w:pPr>
              <w:pageBreakBefore w:val="0"/>
              <w:numPr>
                <w:ilvl w:val="0"/>
                <w:numId w:val="6"/>
              </w:numPr>
              <w:spacing w:line="240" w:lineRule="auto"/>
              <w:ind w:left="720" w:hanging="360"/>
              <w:rPr/>
            </w:pPr>
            <w:r w:rsidDel="00000000" w:rsidR="00000000" w:rsidRPr="00000000">
              <w:rPr>
                <w:rtl w:val="0"/>
              </w:rPr>
              <w:t xml:space="preserve">Certificate Management in place</w:t>
            </w:r>
          </w:p>
          <w:p w:rsidR="00000000" w:rsidDel="00000000" w:rsidP="00000000" w:rsidRDefault="00000000" w:rsidRPr="00000000" w14:paraId="00000400">
            <w:pPr>
              <w:pageBreakBefore w:val="0"/>
              <w:numPr>
                <w:ilvl w:val="0"/>
                <w:numId w:val="6"/>
              </w:numPr>
              <w:spacing w:line="240" w:lineRule="auto"/>
              <w:ind w:left="720" w:hanging="360"/>
              <w:rPr/>
            </w:pPr>
            <w:r w:rsidDel="00000000" w:rsidR="00000000" w:rsidRPr="00000000">
              <w:rPr>
                <w:rtl w:val="0"/>
              </w:rPr>
              <w:t xml:space="preserve">Logging &amp; Monitoring in place </w:t>
            </w:r>
          </w:p>
          <w:p w:rsidR="00000000" w:rsidDel="00000000" w:rsidP="00000000" w:rsidRDefault="00000000" w:rsidRPr="00000000" w14:paraId="00000401">
            <w:pPr>
              <w:pageBreakBefore w:val="0"/>
              <w:numPr>
                <w:ilvl w:val="0"/>
                <w:numId w:val="6"/>
              </w:numPr>
              <w:spacing w:line="240" w:lineRule="auto"/>
              <w:ind w:left="720" w:hanging="360"/>
              <w:rPr/>
            </w:pPr>
            <w:r w:rsidDel="00000000" w:rsidR="00000000" w:rsidRPr="00000000">
              <w:rPr>
                <w:rtl w:val="0"/>
              </w:rPr>
              <w:t xml:space="preserve">Appsec awareness training for team and new members.</w:t>
            </w:r>
          </w:p>
          <w:p w:rsidR="00000000" w:rsidDel="00000000" w:rsidP="00000000" w:rsidRDefault="00000000" w:rsidRPr="00000000" w14:paraId="00000402">
            <w:pPr>
              <w:pageBreakBefore w:val="0"/>
              <w:numPr>
                <w:ilvl w:val="0"/>
                <w:numId w:val="6"/>
              </w:numPr>
              <w:spacing w:line="240" w:lineRule="auto"/>
              <w:ind w:left="720" w:hanging="360"/>
              <w:rPr/>
            </w:pPr>
            <w:r w:rsidDel="00000000" w:rsidR="00000000" w:rsidRPr="00000000">
              <w:rPr>
                <w:rtl w:val="0"/>
              </w:rPr>
              <w:t xml:space="preserve">Iterative Threat Modelling.</w:t>
            </w:r>
          </w:p>
          <w:p w:rsidR="00000000" w:rsidDel="00000000" w:rsidP="00000000" w:rsidRDefault="00000000" w:rsidRPr="00000000" w14:paraId="00000403">
            <w:pPr>
              <w:pageBreakBefore w:val="0"/>
              <w:numPr>
                <w:ilvl w:val="0"/>
                <w:numId w:val="6"/>
              </w:numPr>
              <w:spacing w:line="240" w:lineRule="auto"/>
              <w:ind w:left="720" w:hanging="360"/>
              <w:rPr/>
            </w:pPr>
            <w:r w:rsidDel="00000000" w:rsidR="00000000" w:rsidRPr="00000000">
              <w:rPr>
                <w:rtl w:val="0"/>
              </w:rPr>
              <w:t xml:space="preserve">Regular Security Assessments &amp; fix cycles</w:t>
            </w:r>
          </w:p>
          <w:p w:rsidR="00000000" w:rsidDel="00000000" w:rsidP="00000000" w:rsidRDefault="00000000" w:rsidRPr="00000000" w14:paraId="00000404">
            <w:pPr>
              <w:pageBreakBefore w:val="0"/>
              <w:numPr>
                <w:ilvl w:val="0"/>
                <w:numId w:val="6"/>
              </w:numPr>
              <w:spacing w:line="240" w:lineRule="auto"/>
              <w:ind w:left="720" w:hanging="360"/>
              <w:rPr/>
            </w:pPr>
            <w:r w:rsidDel="00000000" w:rsidR="00000000" w:rsidRPr="00000000">
              <w:rPr>
                <w:rtl w:val="0"/>
              </w:rPr>
              <w:t xml:space="preserve">Complete Security Automation in place(SAST &amp; DAST)</w:t>
            </w:r>
          </w:p>
          <w:p w:rsidR="00000000" w:rsidDel="00000000" w:rsidP="00000000" w:rsidRDefault="00000000" w:rsidRPr="00000000" w14:paraId="00000405">
            <w:pPr>
              <w:pageBreakBefore w:val="0"/>
              <w:numPr>
                <w:ilvl w:val="0"/>
                <w:numId w:val="6"/>
              </w:numPr>
              <w:spacing w:line="240" w:lineRule="auto"/>
              <w:ind w:left="720" w:hanging="360"/>
              <w:rPr/>
            </w:pPr>
            <w:r w:rsidDel="00000000" w:rsidR="00000000" w:rsidRPr="00000000">
              <w:rPr>
                <w:rtl w:val="0"/>
              </w:rPr>
              <w:t xml:space="preserve">Availability Ensured</w:t>
            </w:r>
          </w:p>
          <w:p w:rsidR="00000000" w:rsidDel="00000000" w:rsidP="00000000" w:rsidRDefault="00000000" w:rsidRPr="00000000" w14:paraId="00000406">
            <w:pPr>
              <w:pageBreakBefore w:val="0"/>
              <w:numPr>
                <w:ilvl w:val="0"/>
                <w:numId w:val="6"/>
              </w:numPr>
              <w:spacing w:line="240" w:lineRule="auto"/>
              <w:ind w:left="720" w:hanging="360"/>
              <w:rPr/>
            </w:pPr>
            <w:r w:rsidDel="00000000" w:rsidR="00000000" w:rsidRPr="00000000">
              <w:rPr>
                <w:rtl w:val="0"/>
              </w:rPr>
              <w:t xml:space="preserve">Multiple Secure development practices in place</w:t>
            </w:r>
          </w:p>
          <w:p w:rsidR="00000000" w:rsidDel="00000000" w:rsidP="00000000" w:rsidRDefault="00000000" w:rsidRPr="00000000" w14:paraId="00000407">
            <w:pPr>
              <w:pageBreakBefore w:val="0"/>
              <w:numPr>
                <w:ilvl w:val="0"/>
                <w:numId w:val="6"/>
              </w:numPr>
              <w:spacing w:line="240" w:lineRule="auto"/>
              <w:ind w:left="720" w:hanging="360"/>
              <w:rPr/>
            </w:pPr>
            <w:r w:rsidDel="00000000" w:rsidR="00000000" w:rsidRPr="00000000">
              <w:rPr>
                <w:rtl w:val="0"/>
              </w:rPr>
              <w:t xml:space="preserve">Basic Security Features present and customizable</w:t>
            </w:r>
          </w:p>
          <w:p w:rsidR="00000000" w:rsidDel="00000000" w:rsidP="00000000" w:rsidRDefault="00000000" w:rsidRPr="00000000" w14:paraId="00000408">
            <w:pPr>
              <w:pageBreakBefore w:val="0"/>
              <w:numPr>
                <w:ilvl w:val="0"/>
                <w:numId w:val="6"/>
              </w:numPr>
              <w:spacing w:line="240" w:lineRule="auto"/>
              <w:ind w:left="720" w:hanging="360"/>
              <w:rPr/>
            </w:pPr>
            <w:r w:rsidDel="00000000" w:rsidR="00000000" w:rsidRPr="00000000">
              <w:rPr>
                <w:rtl w:val="0"/>
              </w:rPr>
              <w:t xml:space="preserve">All compliance requirements managed by product</w:t>
            </w:r>
          </w:p>
        </w:tc>
      </w:tr>
    </w:tbl>
    <w:p w:rsidR="00000000" w:rsidDel="00000000" w:rsidP="00000000" w:rsidRDefault="00000000" w:rsidRPr="00000000" w14:paraId="00000409">
      <w:pPr>
        <w:pageBreakBefore w:val="0"/>
        <w:rPr>
          <w:sz w:val="24"/>
          <w:szCs w:val="24"/>
        </w:rPr>
      </w:pPr>
      <w:r w:rsidDel="00000000" w:rsidR="00000000" w:rsidRPr="00000000">
        <w:rPr>
          <w:rtl w:val="0"/>
        </w:rPr>
      </w:r>
    </w:p>
    <w:p w:rsidR="00000000" w:rsidDel="00000000" w:rsidP="00000000" w:rsidRDefault="00000000" w:rsidRPr="00000000" w14:paraId="0000040A">
      <w:pPr>
        <w:pageBreakBefore w:val="0"/>
        <w:rPr>
          <w:sz w:val="24"/>
          <w:szCs w:val="24"/>
        </w:rPr>
      </w:pPr>
      <w:r w:rsidDel="00000000" w:rsidR="00000000" w:rsidRPr="00000000">
        <w:rPr>
          <w:rtl w:val="0"/>
        </w:rPr>
      </w:r>
    </w:p>
    <w:p w:rsidR="00000000" w:rsidDel="00000000" w:rsidP="00000000" w:rsidRDefault="00000000" w:rsidRPr="00000000" w14:paraId="0000040B">
      <w:pPr>
        <w:pageBreakBefore w:val="0"/>
        <w:rPr>
          <w:sz w:val="24"/>
          <w:szCs w:val="24"/>
        </w:rPr>
      </w:pPr>
      <w:r w:rsidDel="00000000" w:rsidR="00000000" w:rsidRPr="00000000">
        <w:rPr>
          <w:rtl w:val="0"/>
        </w:rPr>
      </w:r>
    </w:p>
    <w:p w:rsidR="00000000" w:rsidDel="00000000" w:rsidP="00000000" w:rsidRDefault="00000000" w:rsidRPr="00000000" w14:paraId="0000040C">
      <w:pPr>
        <w:pageBreakBefore w:val="0"/>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40D">
      <w:pPr>
        <w:pageBreakBefore w:val="0"/>
        <w:rPr>
          <w:sz w:val="24"/>
          <w:szCs w:val="24"/>
        </w:rPr>
      </w:pPr>
      <w:r w:rsidDel="00000000" w:rsidR="00000000" w:rsidRPr="00000000">
        <w:rPr>
          <w:sz w:val="24"/>
          <w:szCs w:val="24"/>
        </w:rPr>
        <w:drawing>
          <wp:anchor allowOverlap="1" behindDoc="0" distB="114300" distT="114300" distL="114300" distR="114300" hidden="0" layoutInCell="1" locked="0" relativeHeight="0" simplePos="0">
            <wp:simplePos x="0" y="0"/>
            <wp:positionH relativeFrom="page">
              <wp:posOffset>-4762</wp:posOffset>
            </wp:positionH>
            <wp:positionV relativeFrom="page">
              <wp:posOffset>4763</wp:posOffset>
            </wp:positionV>
            <wp:extent cx="7792403" cy="10067925"/>
            <wp:effectExtent b="0" l="0" r="0" t="0"/>
            <wp:wrapSquare wrapText="bothSides" distB="114300" distT="114300" distL="114300" distR="114300"/>
            <wp:docPr id="9" name="image4.png"/>
            <a:graphic>
              <a:graphicData uri="http://schemas.openxmlformats.org/drawingml/2006/picture">
                <pic:pic>
                  <pic:nvPicPr>
                    <pic:cNvPr id="0" name="image4.png"/>
                    <pic:cNvPicPr preferRelativeResize="0"/>
                  </pic:nvPicPr>
                  <pic:blipFill>
                    <a:blip r:embed="rId26"/>
                    <a:srcRect b="0" l="0" r="0" t="0"/>
                    <a:stretch>
                      <a:fillRect/>
                    </a:stretch>
                  </pic:blipFill>
                  <pic:spPr>
                    <a:xfrm>
                      <a:off x="0" y="0"/>
                      <a:ext cx="7792403" cy="10067925"/>
                    </a:xfrm>
                    <a:prstGeom prst="rect"/>
                    <a:ln/>
                  </pic:spPr>
                </pic:pic>
              </a:graphicData>
            </a:graphic>
          </wp:anchor>
        </w:drawing>
      </w:r>
      <w:r w:rsidDel="00000000" w:rsidR="00000000" w:rsidRPr="00000000">
        <w:rPr>
          <w:rtl w:val="0"/>
        </w:rPr>
      </w:r>
    </w:p>
    <w:sectPr>
      <w:headerReference r:id="rId27" w:type="default"/>
      <w:headerReference r:id="rId28" w:type="first"/>
      <w:footerReference r:id="rId29" w:type="default"/>
      <w:footerReference r:id="rId30" w:type="first"/>
      <w:pgSz w:h="15840" w:w="12240" w:orient="portrait"/>
      <w:pgMar w:bottom="1440" w:top="1440" w:left="863.9999999999999" w:right="863.9999999999999"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Open Sans Ligh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pen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10">
    <w:pPr>
      <w:pageBreakBefore w:val="0"/>
      <w:spacing w:line="240" w:lineRule="auto"/>
      <w:jc w:val="center"/>
      <w:rPr>
        <w:rFonts w:ascii="Open Sans Light" w:cs="Open Sans Light" w:eastAsia="Open Sans Light" w:hAnsi="Open Sans Light"/>
        <w:sz w:val="16"/>
        <w:szCs w:val="16"/>
      </w:rPr>
    </w:pPr>
    <w:r w:rsidDel="00000000" w:rsidR="00000000" w:rsidRPr="00000000">
      <w:rPr>
        <w:rFonts w:ascii="Open Sans Light" w:cs="Open Sans Light" w:eastAsia="Open Sans Light" w:hAnsi="Open Sans Light"/>
        <w:i w:val="1"/>
        <w:sz w:val="20"/>
        <w:szCs w:val="20"/>
        <w:rtl w:val="0"/>
      </w:rPr>
      <w:t xml:space="preserve">T</w:t>
    </w:r>
    <w:hyperlink r:id="rId1">
      <w:r w:rsidDel="00000000" w:rsidR="00000000" w:rsidRPr="00000000">
        <w:rPr>
          <w:rFonts w:ascii="Open Sans Light" w:cs="Open Sans Light" w:eastAsia="Open Sans Light" w:hAnsi="Open Sans Light"/>
          <w:i w:val="1"/>
          <w:sz w:val="20"/>
          <w:szCs w:val="20"/>
          <w:rtl w:val="0"/>
        </w:rPr>
        <w:t xml:space="preserve">houghtWorks.com</w:t>
      </w:r>
    </w:hyperlink>
    <w:r w:rsidDel="00000000" w:rsidR="00000000" w:rsidRPr="00000000">
      <w:rPr>
        <w:rtl w:val="0"/>
      </w:rPr>
    </w:r>
  </w:p>
  <w:p w:rsidR="00000000" w:rsidDel="00000000" w:rsidP="00000000" w:rsidRDefault="00000000" w:rsidRPr="00000000" w14:paraId="00000411">
    <w:pPr>
      <w:pageBreakBefore w:val="0"/>
      <w:rPr/>
    </w:pPr>
    <w:r w:rsidDel="00000000" w:rsidR="00000000" w:rsidRPr="00000000">
      <w:rPr>
        <w:rtl w:val="0"/>
      </w:rPr>
    </w:r>
  </w:p>
  <w:p w:rsidR="00000000" w:rsidDel="00000000" w:rsidP="00000000" w:rsidRDefault="00000000" w:rsidRPr="00000000" w14:paraId="00000412">
    <w:pPr>
      <w:pageBreakBefore w:val="0"/>
      <w:rPr/>
    </w:pPr>
    <w:r w:rsidDel="00000000" w:rsidR="00000000" w:rsidRPr="00000000">
      <w:rPr>
        <w:rtl w:val="0"/>
      </w:rPr>
    </w:r>
  </w:p>
  <w:p w:rsidR="00000000" w:rsidDel="00000000" w:rsidP="00000000" w:rsidRDefault="00000000" w:rsidRPr="00000000" w14:paraId="00000413">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14">
    <w:pPr>
      <w:pageBreakBefore w:val="0"/>
      <w:widowControl w:val="0"/>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 w:val="left" w:pos="9926"/>
      </w:tabs>
      <w:spacing w:line="240" w:lineRule="auto"/>
      <w:ind w:right="-540"/>
      <w:rPr>
        <w:b w:val="1"/>
        <w:sz w:val="32"/>
        <w:szCs w:val="32"/>
      </w:rPr>
    </w:pPr>
    <w:r w:rsidDel="00000000" w:rsidR="00000000" w:rsidRPr="00000000">
      <w:rPr>
        <w:rFonts w:ascii="Open Sans Light" w:cs="Open Sans Light" w:eastAsia="Open Sans Light" w:hAnsi="Open Sans Light"/>
        <w:color w:val="434343"/>
        <w:sz w:val="14"/>
        <w:szCs w:val="14"/>
        <w:rtl w:val="0"/>
      </w:rPr>
      <w:t xml:space="preserve">© 2021 ThoughtWorks, Ltd.  Confidential – do not distribute  </w:t>
      <w:tab/>
      <w:tab/>
      <w:tab/>
      <w:tab/>
      <w:tab/>
      <w:tab/>
      <w:tab/>
    </w:r>
    <w:r w:rsidDel="00000000" w:rsidR="00000000" w:rsidRPr="00000000">
      <w:rPr>
        <w:rtl w:val="0"/>
      </w:rPr>
    </w:r>
  </w:p>
  <w:p w:rsidR="00000000" w:rsidDel="00000000" w:rsidP="00000000" w:rsidRDefault="00000000" w:rsidRPr="00000000" w14:paraId="00000415">
    <w:pPr>
      <w:pageBreakBefore w:val="0"/>
      <w:widowControl w:val="0"/>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 w:val="left" w:pos="9926"/>
      </w:tabs>
      <w:spacing w:line="240" w:lineRule="auto"/>
      <w:ind w:right="-540"/>
      <w:rPr>
        <w:rFonts w:ascii="Open Sans" w:cs="Open Sans" w:eastAsia="Open Sans" w:hAnsi="Open Sans"/>
        <w:color w:val="434343"/>
        <w:sz w:val="16"/>
        <w:szCs w:val="16"/>
      </w:rPr>
    </w:pPr>
    <w:r w:rsidDel="00000000" w:rsidR="00000000" w:rsidRPr="00000000">
      <w:rPr>
        <w:rFonts w:ascii="Open Sans Light" w:cs="Open Sans Light" w:eastAsia="Open Sans Light" w:hAnsi="Open Sans Light"/>
        <w:color w:val="434343"/>
        <w:sz w:val="14"/>
        <w:szCs w:val="14"/>
        <w:rtl w:val="0"/>
      </w:rPr>
      <w:tab/>
      <w:t xml:space="preserve">                                </w:t>
    </w:r>
    <w:r w:rsidDel="00000000" w:rsidR="00000000" w:rsidRPr="00000000">
      <w:rPr>
        <w:rFonts w:ascii="Open Sans Light" w:cs="Open Sans Light" w:eastAsia="Open Sans Light" w:hAnsi="Open Sans Light"/>
        <w:color w:val="434343"/>
        <w:sz w:val="16"/>
        <w:szCs w:val="16"/>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416">
    <w:pPr>
      <w:pageBreakBefore w:val="0"/>
      <w:rPr/>
    </w:pPr>
    <w:r w:rsidDel="00000000" w:rsidR="00000000" w:rsidRPr="00000000">
      <w:rPr>
        <w:rtl w:val="0"/>
      </w:rPr>
    </w:r>
  </w:p>
  <w:p w:rsidR="00000000" w:rsidDel="00000000" w:rsidP="00000000" w:rsidRDefault="00000000" w:rsidRPr="00000000" w14:paraId="00000417">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0E">
    <w:pPr>
      <w:pageBreakBefore w:val="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0F">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300" w:lineRule="auto"/>
    </w:pPr>
    <w:rPr>
      <w:b w:val="1"/>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240" w:lineRule="auto"/>
    </w:pPr>
    <w:rPr>
      <w:color w:val="007bbf"/>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22" Type="http://schemas.openxmlformats.org/officeDocument/2006/relationships/image" Target="media/image7.png"/><Relationship Id="rId21" Type="http://schemas.openxmlformats.org/officeDocument/2006/relationships/image" Target="media/image11.png"/><Relationship Id="rId24" Type="http://schemas.openxmlformats.org/officeDocument/2006/relationships/image" Target="media/image6.png"/><Relationship Id="rId23"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26" Type="http://schemas.openxmlformats.org/officeDocument/2006/relationships/image" Target="media/image4.png"/><Relationship Id="rId25" Type="http://schemas.openxmlformats.org/officeDocument/2006/relationships/hyperlink" Target="https://www.joelonsoftware.com/2000/04/06/things-you-should-never-do-part-i/" TargetMode="External"/><Relationship Id="rId28" Type="http://schemas.openxmlformats.org/officeDocument/2006/relationships/header" Target="header1.xml"/><Relationship Id="rId27" Type="http://schemas.openxmlformats.org/officeDocument/2006/relationships/header" Target="header2.xml"/><Relationship Id="rId5" Type="http://schemas.openxmlformats.org/officeDocument/2006/relationships/styles" Target="styles.xml"/><Relationship Id="rId6" Type="http://schemas.openxmlformats.org/officeDocument/2006/relationships/image" Target="media/image9.png"/><Relationship Id="rId29" Type="http://schemas.openxmlformats.org/officeDocument/2006/relationships/footer" Target="footer2.xml"/><Relationship Id="rId7" Type="http://schemas.openxmlformats.org/officeDocument/2006/relationships/image" Target="media/image10.png"/><Relationship Id="rId8" Type="http://schemas.openxmlformats.org/officeDocument/2006/relationships/image" Target="media/image1.png"/><Relationship Id="rId30" Type="http://schemas.openxmlformats.org/officeDocument/2006/relationships/footer" Target="footer1.xml"/><Relationship Id="rId11" Type="http://schemas.openxmlformats.org/officeDocument/2006/relationships/image" Target="media/image8.png"/><Relationship Id="rId10" Type="http://schemas.openxmlformats.org/officeDocument/2006/relationships/image" Target="media/image12.png"/><Relationship Id="rId13" Type="http://schemas.openxmlformats.org/officeDocument/2006/relationships/hyperlink" Target="https://medium.com/altschool-engineering/decoupling-hierarchies-for-maintainable-code-b13c24b2f047" TargetMode="External"/><Relationship Id="rId12" Type="http://schemas.openxmlformats.org/officeDocument/2006/relationships/hyperlink" Target="https://web.archive.org/web/20200805102101/https://engineering.kapost.com/2016/01/organizing-large-react-applications/" TargetMode="External"/><Relationship Id="rId15" Type="http://schemas.openxmlformats.org/officeDocument/2006/relationships/image" Target="media/image14.png"/><Relationship Id="rId14" Type="http://schemas.openxmlformats.org/officeDocument/2006/relationships/hyperlink" Target="https://github.com/davezuko/react-redux-starter-kit/wiki/Fractal-Project-Structure" TargetMode="External"/><Relationship Id="rId17" Type="http://schemas.openxmlformats.org/officeDocument/2006/relationships/hyperlink" Target="https://github.com/GoogleChrome/lighthouse-ci/blob/main/docs/getting-started.md" TargetMode="External"/><Relationship Id="rId16" Type="http://schemas.openxmlformats.org/officeDocument/2006/relationships/image" Target="media/image3.png"/><Relationship Id="rId19" Type="http://schemas.openxmlformats.org/officeDocument/2006/relationships/image" Target="media/image13.png"/><Relationship Id="rId18" Type="http://schemas.openxmlformats.org/officeDocument/2006/relationships/hyperlink" Target="https://www.npmjs.com/package/husky"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OpenSansLight-regular.ttf"/><Relationship Id="rId2" Type="http://schemas.openxmlformats.org/officeDocument/2006/relationships/font" Target="fonts/OpenSansLight-bold.ttf"/><Relationship Id="rId3" Type="http://schemas.openxmlformats.org/officeDocument/2006/relationships/font" Target="fonts/OpenSansLight-italic.ttf"/><Relationship Id="rId4" Type="http://schemas.openxmlformats.org/officeDocument/2006/relationships/font" Target="fonts/OpenSansLight-boldItalic.ttf"/><Relationship Id="rId5" Type="http://schemas.openxmlformats.org/officeDocument/2006/relationships/font" Target="fonts/OpenSans-regular.ttf"/><Relationship Id="rId6" Type="http://schemas.openxmlformats.org/officeDocument/2006/relationships/font" Target="fonts/OpenSans-bold.ttf"/><Relationship Id="rId7" Type="http://schemas.openxmlformats.org/officeDocument/2006/relationships/font" Target="fonts/OpenSans-italic.ttf"/><Relationship Id="rId8" Type="http://schemas.openxmlformats.org/officeDocument/2006/relationships/font" Target="fonts/OpenSans-boldItalic.ttf"/></Relationships>
</file>

<file path=word/_rels/footer1.xml.rels><?xml version="1.0" encoding="UTF-8" standalone="yes"?><Relationships xmlns="http://schemas.openxmlformats.org/package/2006/relationships"><Relationship Id="rId1" Type="http://schemas.openxmlformats.org/officeDocument/2006/relationships/hyperlink" Target="http://thoughtworks.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